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7775B517" w:rsidR="00DA4EBE" w:rsidRPr="00752A44" w:rsidRDefault="00117262" w:rsidP="00DA4EBE">
      <w:pPr>
        <w:spacing w:line="360" w:lineRule="auto"/>
        <w:jc w:val="center"/>
        <w:rPr>
          <w:b/>
          <w:bCs/>
          <w:sz w:val="24"/>
          <w:szCs w:val="24"/>
        </w:rPr>
      </w:pPr>
      <w:bookmarkStart w:id="0" w:name="_Hlk176365291"/>
      <w:r>
        <w:rPr>
          <w:b/>
          <w:bCs/>
          <w:sz w:val="24"/>
          <w:szCs w:val="24"/>
        </w:rPr>
        <w:t xml:space="preserve">Classifying ML-DEA: </w:t>
      </w:r>
      <w:r w:rsidRPr="00752A44">
        <w:rPr>
          <w:b/>
          <w:bCs/>
          <w:sz w:val="24"/>
          <w:szCs w:val="24"/>
        </w:rPr>
        <w:t xml:space="preserve">A novel approach </w:t>
      </w:r>
      <w:r>
        <w:rPr>
          <w:b/>
          <w:bCs/>
          <w:sz w:val="24"/>
          <w:szCs w:val="24"/>
        </w:rPr>
        <w:t>i</w:t>
      </w:r>
      <w:r w:rsidR="00DA4EBE" w:rsidRPr="00752A44">
        <w:rPr>
          <w:b/>
          <w:bCs/>
          <w:sz w:val="24"/>
          <w:szCs w:val="24"/>
        </w:rPr>
        <w:t>ntegratin</w:t>
      </w:r>
      <w:r w:rsidR="00DA4EBE">
        <w:rPr>
          <w:b/>
          <w:bCs/>
          <w:sz w:val="24"/>
          <w:szCs w:val="24"/>
        </w:rPr>
        <w:t>g</w:t>
      </w:r>
      <w:r w:rsidR="00DA4EBE" w:rsidRPr="00752A44">
        <w:rPr>
          <w:b/>
          <w:bCs/>
          <w:sz w:val="24"/>
          <w:szCs w:val="24"/>
        </w:rPr>
        <w:t xml:space="preserve"> Machine Learning classification models </w:t>
      </w:r>
      <w:r>
        <w:rPr>
          <w:b/>
          <w:bCs/>
          <w:sz w:val="24"/>
          <w:szCs w:val="24"/>
        </w:rPr>
        <w:t xml:space="preserve">with </w:t>
      </w:r>
      <w:r w:rsidR="00DA4EBE" w:rsidRPr="00752A44">
        <w:rPr>
          <w:b/>
          <w:bCs/>
          <w:sz w:val="24"/>
          <w:szCs w:val="24"/>
        </w:rPr>
        <w:t>Data Envelopment Analysis</w:t>
      </w:r>
      <w:r w:rsidR="00DA4EBE">
        <w:rPr>
          <w:b/>
          <w:bCs/>
          <w:sz w:val="24"/>
          <w:szCs w:val="24"/>
        </w:rPr>
        <w:t xml:space="preserve"> to measure </w:t>
      </w:r>
      <w:r>
        <w:rPr>
          <w:b/>
          <w:bCs/>
          <w:sz w:val="24"/>
          <w:szCs w:val="24"/>
        </w:rPr>
        <w:t xml:space="preserve">productive </w:t>
      </w:r>
      <w:r w:rsidR="00DA4EBE">
        <w:rPr>
          <w:b/>
          <w:bCs/>
          <w:sz w:val="24"/>
          <w:szCs w:val="24"/>
        </w:rPr>
        <w:t>efficiency</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 xml:space="preserve">efficiency evaluation and </w:t>
      </w:r>
      <w:proofErr w:type="gramStart"/>
      <w:r w:rsidR="008E6DE3" w:rsidRPr="00131537">
        <w:t>enhancing</w:t>
      </w:r>
      <w:proofErr w:type="gramEnd"/>
      <w:r w:rsidR="008E6DE3" w:rsidRPr="00131537">
        <w:t xml:space="preserve">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proofErr w:type="gramStart"/>
      <w:r w:rsidR="009D1A09">
        <w:t>use</w:t>
      </w:r>
      <w:proofErr w:type="gramEnd"/>
      <w:r w:rsidR="009D1A09">
        <w:t xml:space="preserv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 xml:space="preserve">In </w:t>
      </w:r>
      <w:proofErr w:type="gramStart"/>
      <w:r w:rsidRPr="00131537">
        <w:t>the literature</w:t>
      </w:r>
      <w:proofErr w:type="gramEnd"/>
      <w:r w:rsidRPr="00131537">
        <w:t>,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n the literature,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w:t>
      </w:r>
      <w:proofErr w:type="gramStart"/>
      <w:r w:rsidR="00367D1A" w:rsidRPr="006C3533">
        <w:rPr>
          <w:rFonts w:cs="Times New Roman"/>
        </w:rPr>
        <w:t>to</w:t>
      </w:r>
      <w:proofErr w:type="gramEnd"/>
      <w:r w:rsidR="00367D1A" w:rsidRPr="006C3533">
        <w:rPr>
          <w:rFonts w:cs="Times New Roman"/>
        </w:rPr>
        <w:t xml:space="preserve">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w:t>
      </w:r>
      <w:proofErr w:type="gramStart"/>
      <w:r w:rsidR="009D1A09">
        <w:t>support</w:t>
      </w:r>
      <w:proofErr w:type="gramEnd"/>
      <w:r w:rsidR="009D1A09">
        <w:t xml:space="preserve">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3E538C5" w:rsidR="00317ADB" w:rsidRPr="00131537" w:rsidRDefault="00317ADB" w:rsidP="00BA7B4E">
      <w:pPr>
        <w:spacing w:line="360" w:lineRule="auto"/>
      </w:pPr>
      <w:r w:rsidRPr="00131537">
        <w:t xml:space="preserve">Both streams of research have contributed valuable insights and methodologies for </w:t>
      </w:r>
      <w:proofErr w:type="spellStart"/>
      <w:proofErr w:type="gramStart"/>
      <w:r w:rsidRPr="00131537">
        <w:t>integratingML</w:t>
      </w:r>
      <w:proofErr w:type="spellEnd"/>
      <w:proofErr w:type="gramEnd"/>
      <w:r w:rsidRPr="00131537">
        <w:t xml:space="preserve"> with DEA. However, despite these </w:t>
      </w:r>
      <w:r w:rsidR="00D86A99">
        <w:t>developments</w:t>
      </w:r>
      <w:r w:rsidRPr="00131537">
        <w:t xml:space="preserve">, there remain certain gaps and limitations that we aim to address in this paper. </w:t>
      </w:r>
      <w:commentRangeStart w:id="6"/>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6"/>
      <w:r w:rsidR="00F4004D">
        <w:rPr>
          <w:rStyle w:val="Refdecomentario"/>
        </w:rPr>
        <w:commentReference w:id="6"/>
      </w:r>
      <w:r w:rsidR="00BA7B4E" w:rsidRPr="00131537">
        <w:t xml:space="preserve"> </w:t>
      </w:r>
      <w:r w:rsidR="00E33DC5">
        <w:t xml:space="preserve">On </w:t>
      </w:r>
      <w:r w:rsidR="001E4006">
        <w:t>the one</w:t>
      </w:r>
      <w:r w:rsidR="00E33DC5">
        <w:t xml:space="preserv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w:t>
      </w:r>
      <w:proofErr w:type="gramStart"/>
      <w:r w:rsidR="007A0ACD">
        <w:t>by-pass</w:t>
      </w:r>
      <w:proofErr w:type="gramEnd"/>
      <w:r w:rsidR="007A0ACD">
        <w:t xml:space="preserve">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7"/>
      <w:r w:rsidR="00BA7B4E" w:rsidRPr="00131537">
        <w:t>th</w:t>
      </w:r>
      <w:r w:rsidR="007A0ACD">
        <w:t>ese</w:t>
      </w:r>
      <w:r w:rsidR="00BA7B4E" w:rsidRPr="00131537">
        <w:t xml:space="preserve"> </w:t>
      </w:r>
      <w:proofErr w:type="gramStart"/>
      <w:r w:rsidR="00BA7B4E" w:rsidRPr="00131537">
        <w:t>strategy</w:t>
      </w:r>
      <w:proofErr w:type="gramEnd"/>
      <w:r w:rsidR="00BA7B4E" w:rsidRPr="00131537">
        <w:t xml:space="preserve">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7"/>
      <w:r w:rsidR="005F2885">
        <w:rPr>
          <w:rStyle w:val="Refdecomentario"/>
        </w:rPr>
        <w:commentReference w:id="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 xml:space="preserve">and for the first time in </w:t>
      </w:r>
      <w:proofErr w:type="gramStart"/>
      <w:r w:rsidR="00BA7B4E" w:rsidRPr="00131537">
        <w:t>the literature</w:t>
      </w:r>
      <w:proofErr w:type="gramEnd"/>
      <w:r w:rsidR="00BA7B4E" w:rsidRPr="00131537">
        <w:t>,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42126344" w:rsidR="000B4B32" w:rsidRPr="00131537" w:rsidRDefault="007F14AD" w:rsidP="004D2CDE">
      <w:pPr>
        <w:spacing w:line="360" w:lineRule="auto"/>
      </w:pPr>
      <w:r>
        <w:t xml:space="preserve">The proposed methodology allows us to contribute also to </w:t>
      </w:r>
      <w:proofErr w:type="gramStart"/>
      <w:r>
        <w:t>the research</w:t>
      </w:r>
      <w:proofErr w:type="gramEnd"/>
      <w:r>
        <w:t xml:space="preserve">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w:t>
      </w:r>
      <w:proofErr w:type="gramStart"/>
      <w:r w:rsidR="008D6605" w:rsidRPr="00131537">
        <w:t>the assessment</w:t>
      </w:r>
      <w:proofErr w:type="gramEnd"/>
      <w:r w:rsidR="008D6605" w:rsidRPr="00131537">
        <w:t xml:space="preserve">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4C780272" w:rsidR="004D2CDE" w:rsidRPr="00131537" w:rsidRDefault="001E4006" w:rsidP="004D2CDE">
      <w:pPr>
        <w:spacing w:line="360" w:lineRule="auto"/>
      </w:pPr>
      <w:r>
        <w:t>Altogether</w:t>
      </w:r>
      <w:r w:rsidR="00DA132B">
        <w:t>, t</w:t>
      </w:r>
      <w:r w:rsidR="004D2CDE" w:rsidRPr="00131537">
        <w:t xml:space="preserve">his </w:t>
      </w:r>
      <w:r w:rsidR="007F14AD">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2440E873"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proofErr w:type="gramStart"/>
      <w:r w:rsidR="00EF2740">
        <w:t xml:space="preserve">of </w:t>
      </w:r>
      <w:r w:rsidR="00846988" w:rsidRPr="00846988">
        <w:rPr>
          <w:i/>
          <w:iCs/>
        </w:rPr>
        <w:t>n</w:t>
      </w:r>
      <w:proofErr w:type="gramEnd"/>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w:t>
      </w:r>
      <w:proofErr w:type="gramStart"/>
      <w:r w:rsidR="00EF2740">
        <w:t xml:space="preserve">utilize </w:t>
      </w:r>
      <w:r w:rsidR="003257BF">
        <w:rPr>
          <w:i/>
          <w:iCs/>
        </w:rPr>
        <w:t>m</w:t>
      </w:r>
      <w:proofErr w:type="gramEnd"/>
      <w:r w:rsidR="003257BF">
        <w:rPr>
          <w:i/>
          <w:iCs/>
        </w:rPr>
        <w:t xml:space="preserve"> </w:t>
      </w:r>
      <w:r w:rsidR="00EF2740">
        <w:t>various inputs</w:t>
      </w:r>
      <w:r w:rsidR="00FD1065">
        <w:t xml:space="preserve"> </w:t>
      </w:r>
      <w:bookmarkStart w:id="8"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7pt;height:21.05pt" o:ole="">
            <v:imagedata r:id="rId12" o:title=""/>
          </v:shape>
          <o:OLEObject Type="Embed" ProgID="Equation.DSMT4" ShapeID="_x0000_i1025" DrawAspect="Content" ObjectID="_1791578887" r:id="rId13"/>
        </w:object>
      </w:r>
      <w:bookmarkEnd w:id="8"/>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35pt;height:21.05pt" o:ole="">
            <v:imagedata r:id="rId14" o:title=""/>
          </v:shape>
          <o:OLEObject Type="Embed" ProgID="Equation.DSMT4" ShapeID="_x0000_i1026" DrawAspect="Content" ObjectID="_1791578888" r:id="rId15"/>
        </w:object>
      </w:r>
      <w:r w:rsidR="00EF2740">
        <w:t>, like goods or services</w:t>
      </w:r>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2.75pt;height:21.05pt" o:ole="">
            <v:imagedata r:id="rId16" o:title=""/>
          </v:shape>
          <o:OLEObject Type="Embed" ProgID="Equation.DSMT4" ShapeID="_x0000_i1027" DrawAspect="Content" ObjectID="_1791578889"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7pt;height:12.3pt" o:ole="">
            <v:imagedata r:id="rId18" o:title=""/>
          </v:shape>
          <o:OLEObject Type="Embed" ProgID="Equation.DSMT4" ShapeID="_x0000_i1028" DrawAspect="Content" ObjectID="_1791578890" r:id="rId19"/>
        </w:object>
      </w:r>
      <w:r w:rsidRPr="00840AD4">
        <w:rPr>
          <w:rFonts w:cs="Times New Roman"/>
          <w:lang w:eastAsia="es-ES"/>
        </w:rPr>
        <w:t xml:space="preserve">,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1.7pt;height:12.3pt" o:ole="">
            <v:imagedata r:id="rId18" o:title=""/>
          </v:shape>
          <o:OLEObject Type="Embed" ProgID="Equation.DSMT4" ShapeID="_x0000_i1029" DrawAspect="Content" ObjectID="_1791578891"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65pt;height:36.3pt" o:ole="">
            <v:imagedata r:id="rId21" o:title=""/>
          </v:shape>
          <o:OLEObject Type="Embed" ProgID="Equation.DSMT4" ShapeID="_x0000_i1030" DrawAspect="Content" ObjectID="_1791578892"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24487A02" w:rsidR="00F540C6" w:rsidRDefault="003402E3" w:rsidP="00C504D6">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m:oMath>
        <m:sSub>
          <m:sSubPr>
            <m:ctrlPr>
              <w:rPr>
                <w:rFonts w:ascii="Cambria Math"/>
                <w:i/>
              </w:rPr>
            </m:ctrlPr>
          </m:sSubPr>
          <m:e>
            <m:r>
              <w:rPr>
                <w:rFonts w:ascii="Cambria Math"/>
              </w:rPr>
              <m:t>T</m:t>
            </m:r>
          </m:e>
          <m:sub>
            <m:r>
              <w:rPr>
                <w:rFonts w:ascii="Cambria Math"/>
              </w:rPr>
              <m:t>DEA</m:t>
            </m:r>
          </m:sub>
        </m:sSub>
      </m:oMath>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proofErr w:type="gramStart"/>
      <w:r>
        <w:t>In particular</w:t>
      </w:r>
      <w:r w:rsidR="00A84FD5">
        <w:t>,</w:t>
      </w:r>
      <w:r>
        <w:t xml:space="preserve"> our</w:t>
      </w:r>
      <w:proofErr w:type="gramEnd"/>
      <w:r>
        <w:t xml:space="preserve">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m:oMath>
        <m:d>
          <m:dPr>
            <m:ctrlPr>
              <w:rPr>
                <w:rFonts w:ascii="Cambria Math"/>
                <w:i/>
              </w:rPr>
            </m:ctrlPr>
          </m:dPr>
          <m:e>
            <m:sSub>
              <m:sSubPr>
                <m:ctrlPr>
                  <w:rPr>
                    <w:rFonts w:ascii="Cambria Math"/>
                    <w:i/>
                  </w:rPr>
                </m:ctrlPr>
              </m:sSubPr>
              <m:e>
                <m:r>
                  <w:rPr>
                    <w:rFonts w:ascii="Cambria Math"/>
                  </w:rPr>
                  <m:t>x</m:t>
                </m:r>
              </m:e>
              <m:sub>
                <m:r>
                  <w:rPr>
                    <w:rFonts w:ascii="Cambria Math"/>
                  </w:rPr>
                  <m:t>o</m:t>
                </m:r>
              </m:sub>
            </m:sSub>
            <m:r>
              <w:rPr>
                <w:rFonts w:ascii="Cambria Math"/>
              </w:rPr>
              <m:t>,</m:t>
            </m:r>
            <m:sSub>
              <m:sSubPr>
                <m:ctrlPr>
                  <w:rPr>
                    <w:rFonts w:ascii="Cambria Math"/>
                    <w:i/>
                  </w:rPr>
                </m:ctrlPr>
              </m:sSubPr>
              <m:e>
                <m:r>
                  <w:rPr>
                    <w:rFonts w:ascii="Cambria Math"/>
                  </w:rPr>
                  <m:t>y</m:t>
                </m:r>
              </m:e>
              <m:sub>
                <m:r>
                  <w:rPr>
                    <w:rFonts w:ascii="Cambria Math"/>
                  </w:rPr>
                  <m:t>o</m:t>
                </m:r>
              </m:sub>
            </m:sSub>
            <m:ctrlPr>
              <w:rPr>
                <w:rFonts w:ascii="Cambria Math" w:hAnsi="Cambria Math"/>
                <w:i/>
              </w:rPr>
            </m:ctrlPr>
          </m:e>
        </m:d>
      </m:oMath>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3" type="#_x0000_t75" style="width:258.75pt;height:150.45pt" o:ole="">
            <v:imagedata r:id="rId23" o:title=""/>
          </v:shape>
          <o:OLEObject Type="Embed" ProgID="Equation.DSMT4" ShapeID="_x0000_i1033" DrawAspect="Content" ObjectID="_1791578893" r:id="rId24"/>
        </w:object>
      </w:r>
      <w:r w:rsidRPr="00CB41C4">
        <w:rPr>
          <w:rFonts w:cs="Times New Roman"/>
          <w:lang w:val="en-US"/>
        </w:rPr>
        <w:tab/>
      </w:r>
      <w:bookmarkStart w:id="9" w:name="BCC_model"/>
      <w:bookmarkStart w:id="10" w:name="eq_3"/>
      <w:bookmarkEnd w:id="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end"/>
      </w:r>
      <w:bookmarkEnd w:id="10"/>
    </w:p>
    <w:p w14:paraId="67C0870E" w14:textId="6593D1E6" w:rsidR="00C64032" w:rsidRDefault="00F6096B" w:rsidP="00512F88">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m:oMath>
        <m:sSub>
          <m:sSubPr>
            <m:ctrlPr>
              <w:rPr>
                <w:rFonts w:ascii="Cambria Math"/>
                <w:i/>
              </w:rPr>
            </m:ctrlPr>
          </m:sSubPr>
          <m:e>
            <m:r>
              <w:rPr>
                <w:rFonts w:ascii="Cambria Math"/>
              </w:rPr>
              <m:t>ϕ</m:t>
            </m:r>
          </m:e>
          <m:sub>
            <m:r>
              <w:rPr>
                <w:rFonts w:ascii="Cambria Math"/>
              </w:rPr>
              <m:t>o</m:t>
            </m:r>
          </m:sub>
        </m:sSub>
        <m:r>
          <w:rPr>
            <w:rFonts w:ascii="Cambria Math"/>
          </w:rPr>
          <m:t>=1</m:t>
        </m:r>
      </m:oMath>
      <w:r w:rsidR="00F527AF">
        <w:t>,</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B77A39">
        <w:t xml:space="preserve">, </w:t>
      </w:r>
      <m:oMath>
        <m:sSub>
          <m:sSubPr>
            <m:ctrlPr>
              <w:rPr>
                <w:rFonts w:ascii="Cambria Math"/>
                <w:i/>
              </w:rPr>
            </m:ctrlPr>
          </m:sSubPr>
          <m:e>
            <m:r>
              <w:rPr>
                <w:rFonts w:ascii="Cambria Math"/>
              </w:rPr>
              <m:t>ϕ</m:t>
            </m:r>
          </m:e>
          <m:sub>
            <m:r>
              <w:rPr>
                <w:rFonts w:ascii="Cambria Math"/>
              </w:rPr>
              <m:t>o</m:t>
            </m:r>
          </m:sub>
        </m:sSub>
        <m:r>
          <w:rPr>
            <w:rFonts w:ascii="Cambria Math"/>
          </w:rPr>
          <m:t>&gt;1</m:t>
        </m:r>
      </m:oMath>
      <w:r w:rsidR="00B77A39">
        <w:t xml:space="preserve">, </w:t>
      </w:r>
      <w:r w:rsidR="00E46C47">
        <w:t xml:space="preserve">implies inefficiency relative to </w:t>
      </w:r>
      <w:r w:rsidR="008D1DE6">
        <w:t>reference</w:t>
      </w:r>
      <w:r w:rsidR="004A245F">
        <w:t xml:space="preserv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commentRangeStart w:id="11"/>
      <w:r w:rsidRPr="00AE22FC">
        <w:rPr>
          <w:b/>
          <w:bCs/>
        </w:rPr>
        <w:t>Two well-known Machine Learning Techniques</w:t>
      </w:r>
      <w:r w:rsidR="003C0FF4">
        <w:rPr>
          <w:b/>
          <w:bCs/>
        </w:rPr>
        <w:t xml:space="preserve"> for Classification</w:t>
      </w:r>
      <w:commentRangeEnd w:id="11"/>
      <w:r w:rsidR="003927F7">
        <w:rPr>
          <w:rStyle w:val="Refdecomentario"/>
        </w:rPr>
        <w:commentReference w:id="11"/>
      </w:r>
    </w:p>
    <w:p w14:paraId="7E978653" w14:textId="1774BF53"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two machine learning techniques that will be employed throughout the article</w:t>
      </w:r>
      <w:r w:rsidR="009A2AF7">
        <w:t>:</w:t>
      </w:r>
      <w:r w:rsidRPr="00522F7F">
        <w:t xml:space="preserve"> Support Vector Machines</w:t>
      </w:r>
      <w:r w:rsidR="00412FF0">
        <w:t xml:space="preserve"> </w:t>
      </w:r>
      <w:r w:rsidR="009A2AF7">
        <w:t>(</w:t>
      </w:r>
      <w:r w:rsidR="00412FF0">
        <w:t>SVM</w:t>
      </w:r>
      <w:r w:rsidR="009A2AF7">
        <w:t>)</w:t>
      </w:r>
      <w:r w:rsidR="00412FF0">
        <w:t>,</w:t>
      </w:r>
      <w:r w:rsidRPr="00522F7F">
        <w:t xml:space="preserve"> and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r w:rsidR="009A2AF7">
        <w:t xml:space="preserve">favored </w:t>
      </w:r>
      <w:r w:rsidRPr="00522F7F">
        <w:t>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learning algorithms inspired by the structure and function of the human brain. They consist of interconnected layers of neurons that process input </w:t>
      </w:r>
      <w:r w:rsidRPr="00522F7F">
        <w:lastRenderedPageBreak/>
        <w:t xml:space="preserve">data through nonlinear transformations to learn complex patterns and relationships. </w:t>
      </w:r>
      <w:r w:rsidR="00015D09" w:rsidRPr="00015D09">
        <w:t xml:space="preserve">By understanding the underlying principles of SVM and NN, </w:t>
      </w:r>
      <w:r w:rsidR="00015D09" w:rsidRPr="00512F88">
        <w:rPr>
          <w:highlight w:val="yellow"/>
        </w:rPr>
        <w:t>which determine the label and the probability of belonging to that label,</w:t>
      </w:r>
      <w:r w:rsidR="00015D09" w:rsidRPr="00015D09">
        <w:t xml:space="preserve"> we can harness their capabilities to enhance the DEA methodology</w:t>
      </w:r>
      <w:r w:rsidR="00015D09">
        <w:t>.</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1F1B2B08" w:rsidR="00FC167F" w:rsidRDefault="006F7642" w:rsidP="006F7642">
      <w:pPr>
        <w:spacing w:line="360" w:lineRule="auto"/>
      </w:pPr>
      <w:r>
        <w:t>Support Vector Machines stand as a stalwart within the machine learning</w:t>
      </w:r>
      <w:r w:rsidR="009A2AF7">
        <w:t xml:space="preserve"> toolbox</w:t>
      </w:r>
      <w:r>
        <w:t xml:space="preserve">, </w:t>
      </w:r>
      <w:r w:rsidR="006A602A">
        <w:t xml:space="preserve">praised </w:t>
      </w:r>
      <w:r>
        <w:t xml:space="preserve">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w:t>
      </w:r>
      <w:r w:rsidR="006A602A">
        <w:t xml:space="preserve">metadata or </w:t>
      </w:r>
      <w:r w:rsidR="00BA6425" w:rsidRPr="00BA6425">
        <w:t xml:space="preserve">various message features such as the frequency of certain keywords, text length, and the presence of hyperlinks. Here, the target variable would be binary: spam or </w:t>
      </w:r>
      <w:r w:rsidR="006A602A">
        <w:t>legitimate</w:t>
      </w:r>
      <w:r w:rsidR="00BA6425" w:rsidRPr="00BA6425">
        <w:t xml:space="preserve">. Conversely, in a regression problem, we might want to predict the price of a house based on features like size, location, and number of bedrooms, where the target variable would be </w:t>
      </w:r>
      <w:r w:rsidR="000A61A5">
        <w:t xml:space="preserve">the </w:t>
      </w:r>
      <w:r w:rsidR="00BA6425" w:rsidRPr="00BA6425">
        <w:t xml:space="preserve">price, a continuous </w:t>
      </w:r>
      <w:r w:rsidR="006A602A">
        <w:t>amount</w:t>
      </w:r>
      <w:r w:rsidR="00BA6425" w:rsidRPr="00BA6425">
        <w:t>.</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5CFF9F1D"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w:t>
      </w:r>
      <w:proofErr w:type="gramStart"/>
      <w:r>
        <w:t>the theoretical</w:t>
      </w:r>
      <w:proofErr w:type="gramEnd"/>
      <w:r>
        <w:t xml:space="preserve"> groundwork for SVM, emphasizing the importance of maximizing the margin to enhance generalization performance </w:t>
      </w:r>
      <w:r w:rsidR="008D2126">
        <w:t xml:space="preserve">and </w:t>
      </w:r>
      <w:r w:rsidR="006A602A">
        <w:t xml:space="preserve">to </w:t>
      </w:r>
      <w:r w:rsidR="008D2126">
        <w:t>avoid overfitting problems.</w:t>
      </w:r>
    </w:p>
    <w:p w14:paraId="4692227F" w14:textId="77777777" w:rsidR="006F7642" w:rsidRDefault="006F7642" w:rsidP="006F7642">
      <w:pPr>
        <w:spacing w:line="360" w:lineRule="auto"/>
      </w:pPr>
    </w:p>
    <w:p w14:paraId="1F51244B" w14:textId="62800A4D"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6A602A">
        <w:t>, or the input-output combinations in production data for efficiency analys</w:t>
      </w:r>
      <w:r w:rsidR="00244BE8">
        <w:t>e</w:t>
      </w:r>
      <w:r w:rsidR="006A602A">
        <w:t>s</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w:t>
      </w:r>
      <w:r>
        <w:lastRenderedPageBreak/>
        <w:t>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244BE8" w:rsidRPr="00B65A65">
        <w:rPr>
          <w:position w:val="-6"/>
        </w:rPr>
        <w:object w:dxaOrig="240" w:dyaOrig="260" w14:anchorId="3C64B7A7">
          <v:shape id="_x0000_i1036" type="#_x0000_t75" style="width:9.35pt;height:12.3pt" o:ole="">
            <v:imagedata r:id="rId25" o:title=""/>
          </v:shape>
          <o:OLEObject Type="Embed" ProgID="Equation.DSMT4" ShapeID="_x0000_i1036" DrawAspect="Content" ObjectID="_1791578894" r:id="rId26"/>
        </w:object>
      </w:r>
      <w:r>
        <w:t>)</w:t>
      </w:r>
      <w:r w:rsidR="00BA64F1">
        <w:t>, the margin (</w:t>
      </w:r>
      <w:r w:rsidR="00244BE8" w:rsidRPr="00B65A65">
        <w:rPr>
          <w:position w:val="-6"/>
        </w:rPr>
        <w:object w:dxaOrig="200" w:dyaOrig="220" w14:anchorId="0C5281BA">
          <v:shape id="_x0000_i1037" type="#_x0000_t75" style="width:10.55pt;height:12.3pt" o:ole="">
            <v:imagedata r:id="rId27" o:title=""/>
          </v:shape>
          <o:OLEObject Type="Embed" ProgID="Equation.DSMT4" ShapeID="_x0000_i1037" DrawAspect="Content" ObjectID="_1791578895" r:id="rId28"/>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w:t>
      </w:r>
      <w:r w:rsidR="00244BE8">
        <w:t xml:space="preserve">or new </w:t>
      </w:r>
      <w:r>
        <w:t>data.</w:t>
      </w:r>
    </w:p>
    <w:p w14:paraId="06EA1C1A" w14:textId="77777777" w:rsidR="006F7642" w:rsidRDefault="006F7642" w:rsidP="006F7642">
      <w:pPr>
        <w:spacing w:line="360" w:lineRule="auto"/>
      </w:pPr>
    </w:p>
    <w:p w14:paraId="61EC9A7A" w14:textId="12DEEC82" w:rsidR="006F7642" w:rsidRDefault="006F7642" w:rsidP="006F7642">
      <w:pPr>
        <w:spacing w:line="360" w:lineRule="auto"/>
      </w:pPr>
      <w:r>
        <w:t xml:space="preserve">Furthermore, SVM offers a means to assess the importance of predictors in predicting the response variable. </w:t>
      </w:r>
      <w:r w:rsidR="00FA24E9">
        <w:t xml:space="preserve">In the </w:t>
      </w:r>
      <w:r>
        <w:t xml:space="preserve">SVM model, one can gauge the relative influence of different features on the classification outcome. This </w:t>
      </w:r>
      <w:proofErr w:type="gramStart"/>
      <w:r>
        <w:t>feature</w:t>
      </w:r>
      <w:proofErr w:type="gramEnd"/>
      <w:r>
        <w:t xml:space="preserv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42C41708"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w:t>
      </w:r>
      <w:r w:rsidR="00244BE8">
        <w:t xml:space="preserve">(southwest) </w:t>
      </w:r>
      <w:r w:rsidRPr="002B330E">
        <w:t xml:space="preserve">and blue </w:t>
      </w:r>
      <w:r w:rsidR="00244BE8">
        <w:t xml:space="preserve">(northeast) </w:t>
      </w:r>
      <w:r w:rsidRPr="002B330E">
        <w:t xml:space="preserve">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3876F863" w:rsidR="006F7642" w:rsidRPr="008D1DE6" w:rsidRDefault="00E134FA" w:rsidP="00E134FA">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1</w:t>
      </w:r>
      <w:r w:rsidRPr="008D1DE6">
        <w:rPr>
          <w:color w:val="auto"/>
        </w:rPr>
        <w:fldChar w:fldCharType="end"/>
      </w:r>
      <w:r w:rsidRPr="008D1DE6">
        <w:rPr>
          <w:color w:val="auto"/>
        </w:rPr>
        <w:t xml:space="preserve">. </w:t>
      </w:r>
      <w:r w:rsidR="00FA24E9" w:rsidRPr="008D1DE6">
        <w:rPr>
          <w:color w:val="auto"/>
        </w:rPr>
        <w:t xml:space="preserve">An example of </w:t>
      </w:r>
      <w:proofErr w:type="gramStart"/>
      <w:r w:rsidR="00FA24E9" w:rsidRPr="008D1DE6">
        <w:rPr>
          <w:color w:val="auto"/>
        </w:rPr>
        <w:t>a</w:t>
      </w:r>
      <w:proofErr w:type="gramEnd"/>
      <w:r w:rsidR="00FA24E9" w:rsidRPr="008D1DE6">
        <w:rPr>
          <w:color w:val="auto"/>
        </w:rPr>
        <w:t xml:space="preserve"> SVM-based model for classification</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lastRenderedPageBreak/>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 xml:space="preserve">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w:t>
      </w:r>
      <w:proofErr w:type="gramStart"/>
      <w:r>
        <w:t>feature</w:t>
      </w:r>
      <w:proofErr w:type="gramEnd"/>
      <w:r>
        <w:t xml:space="preserve"> importance analysis aids in model interpretation and decision-making processes.</w:t>
      </w:r>
    </w:p>
    <w:p w14:paraId="2342B5F6" w14:textId="28D28D9D" w:rsidR="00D71751" w:rsidRDefault="00D71751" w:rsidP="00BF5597">
      <w:pPr>
        <w:keepNext/>
        <w:spacing w:line="360" w:lineRule="auto"/>
      </w:pPr>
      <w:r w:rsidRPr="00035A1E">
        <w:lastRenderedPageBreak/>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3EB50DCB" w:rsidR="008F0011" w:rsidRPr="008D1DE6" w:rsidRDefault="00B71FDF" w:rsidP="00B71FDF">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2</w:t>
      </w:r>
      <w:r w:rsidRPr="008D1DE6">
        <w:rPr>
          <w:color w:val="auto"/>
        </w:rPr>
        <w:fldChar w:fldCharType="end"/>
      </w:r>
      <w:r w:rsidRPr="008D1DE6">
        <w:rPr>
          <w:color w:val="auto"/>
        </w:rPr>
        <w:t xml:space="preserve">. </w:t>
      </w:r>
      <w:r w:rsidR="00750C54" w:rsidRPr="008D1DE6">
        <w:rPr>
          <w:color w:val="auto"/>
        </w:rPr>
        <w:t xml:space="preserve">An example of an artificial </w:t>
      </w:r>
      <w:r w:rsidRPr="008D1DE6">
        <w:rPr>
          <w:color w:val="auto"/>
        </w:rPr>
        <w:t>Neuronal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0076E2F9" w:rsidR="005967B2" w:rsidRDefault="00972606" w:rsidP="005967B2">
      <w:pPr>
        <w:spacing w:line="360" w:lineRule="auto"/>
      </w:pPr>
      <w:r>
        <w:t xml:space="preserve">The so-called </w:t>
      </w:r>
      <w:proofErr w:type="spellStart"/>
      <w:r w:rsidR="005967B2">
        <w:t>eXplainable</w:t>
      </w:r>
      <w:proofErr w:type="spellEnd"/>
      <w:r w:rsidR="005967B2">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rsidR="005967B2">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005D7E83" w:rsidR="0032435D" w:rsidRDefault="0075752E" w:rsidP="0032435D">
      <w:pPr>
        <w:spacing w:line="360" w:lineRule="auto"/>
      </w:pPr>
      <w:proofErr w:type="gramStart"/>
      <w:r>
        <w:lastRenderedPageBreak/>
        <w:t>In particular, c</w:t>
      </w:r>
      <w:r w:rsidR="005967B2">
        <w:t>ounterfactual</w:t>
      </w:r>
      <w:proofErr w:type="gramEnd"/>
      <w:r w:rsidR="005967B2">
        <w:t xml:space="preserve">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w:t>
      </w:r>
      <w:proofErr w:type="gramStart"/>
      <w:r w:rsidR="005967B2">
        <w:t>similar to</w:t>
      </w:r>
      <w:proofErr w:type="gramEnd"/>
      <w:r w:rsidR="005967B2">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6C42C9">
        <w:t>.</w:t>
      </w:r>
      <w:r w:rsidR="00FC03FE">
        <w:t xml:space="preserve"> </w:t>
      </w:r>
      <w:commentRangeStart w:id="12"/>
      <w:r w:rsidR="006C42C9">
        <w:t>F</w:t>
      </w:r>
      <w:r w:rsidR="00FC03FE">
        <w:t xml:space="preserve">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5967B2">
        <w:t>.</w:t>
      </w:r>
      <w:r w:rsidR="00D665E0">
        <w:t xml:space="preserve"> </w:t>
      </w:r>
      <w:commentRangeEnd w:id="12"/>
      <w:r w:rsidR="006C42C9">
        <w:rPr>
          <w:rStyle w:val="Refdecomentario"/>
        </w:rPr>
        <w:commentReference w:id="12"/>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w:t>
      </w:r>
      <w:proofErr w:type="gramStart"/>
      <w:r w:rsidR="006E4134">
        <w:t>to</w:t>
      </w:r>
      <w:proofErr w:type="gramEnd"/>
      <w:r w:rsidR="006E4134">
        <w:t xml:space="preserve">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bookmarkStart w:id="13" w:name="_Hlk176366173"/>
      <w:r w:rsidRPr="00B0507F">
        <w:rPr>
          <w:b/>
          <w:bCs/>
        </w:rPr>
        <w:t>Integrating ML</w:t>
      </w:r>
      <w:r w:rsidR="00B0507F" w:rsidRPr="00B0507F">
        <w:rPr>
          <w:b/>
          <w:bCs/>
        </w:rPr>
        <w:t xml:space="preserve"> techniques for classification and Data Envelopment Analysis</w:t>
      </w:r>
    </w:p>
    <w:bookmarkEnd w:id="13"/>
    <w:p w14:paraId="2EF1D7DD" w14:textId="1AC0E1EE"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 xml:space="preserve">on </w:t>
      </w:r>
      <w:r w:rsidR="008F2B26">
        <w:t xml:space="preserve">the </w:t>
      </w:r>
      <w:r w:rsidR="00C64752" w:rsidRPr="00C64752">
        <w:t xml:space="preserve">two </w:t>
      </w:r>
      <w:r w:rsidR="008F2B26">
        <w:t xml:space="preserve">previously discussed </w:t>
      </w:r>
      <w:r w:rsidR="00C64752" w:rsidRPr="00C64752">
        <w:t>techniques: support vector machines (SVM) and neural networks (NN).</w:t>
      </w: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22B9E1C1" w:rsidR="007B12FD" w:rsidRDefault="003322B6" w:rsidP="00C55407">
      <w:pPr>
        <w:spacing w:line="360" w:lineRule="auto"/>
      </w:pPr>
      <w:commentRangeStart w:id="14"/>
      <w:r w:rsidRPr="003322B6">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w:t>
      </w:r>
      <w:r w:rsidRPr="003322B6">
        <w:lastRenderedPageBreak/>
        <w:t xml:space="preserve">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8D1DE6" w:rsidRPr="008D1DE6">
        <w:t xml:space="preserve">resembles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14"/>
      <w:r w:rsidR="000E5A10">
        <w:rPr>
          <w:rStyle w:val="Refdecomentario"/>
        </w:rPr>
        <w:commentReference w:id="14"/>
      </w:r>
    </w:p>
    <w:p w14:paraId="1E4648DA" w14:textId="77777777" w:rsidR="00E0619F" w:rsidRDefault="00E0619F" w:rsidP="00C55407">
      <w:pPr>
        <w:spacing w:line="360" w:lineRule="auto"/>
      </w:pP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797C1EB4" w14:textId="77777777" w:rsidR="00E0619F" w:rsidRDefault="00E0619F" w:rsidP="00DD0094">
      <w:pPr>
        <w:spacing w:line="360" w:lineRule="auto"/>
      </w:pPr>
    </w:p>
    <w:p w14:paraId="0C649DF4" w14:textId="788DF850"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w:t>
      </w:r>
      <w:proofErr w:type="gramStart"/>
      <w:r w:rsidR="00EF7863" w:rsidRPr="00EF7863">
        <w:t>a second</w:t>
      </w:r>
      <w:proofErr w:type="gramEnd"/>
      <w:r w:rsidR="00EF7863" w:rsidRPr="00EF7863">
        <w:t xml:space="preserve"> phase, we employ a classification ML model, wherein the response variable is the efficiency class (efficient vs. inefficient), and the </w:t>
      </w:r>
      <w:r w:rsidR="00E6289D">
        <w:t xml:space="preserve">classification </w:t>
      </w:r>
      <w:r w:rsidR="00EF7863" w:rsidRPr="00EF7863">
        <w:t xml:space="preserve">features </w:t>
      </w:r>
      <w:r w:rsidR="00E6289D">
        <w:t xml:space="preserve">includes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 xml:space="preserve">radial model), we determine the minimum increase required in the output of each inefficient DMU to transition its class from </w:t>
      </w:r>
      <w:r w:rsidR="00EF7863" w:rsidRPr="00EF7863">
        <w:lastRenderedPageBreak/>
        <w:t>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xml:space="preserve">, </w:t>
      </w:r>
      <w:r w:rsidR="00967F04">
        <w:t xml:space="preserve">introduced by </w:t>
      </w:r>
      <w:r w:rsidR="00967F04">
        <w:rPr>
          <w:rFonts w:cs="Times New Roman"/>
        </w:rPr>
        <w:t xml:space="preserve">Andersen and Petersen (1993), that allows </w:t>
      </w:r>
      <w:proofErr w:type="gramStart"/>
      <w:r w:rsidR="00967F04">
        <w:t>differentiating</w:t>
      </w:r>
      <w:proofErr w:type="gramEnd"/>
      <w:r w:rsidR="00967F04">
        <w:t xml:space="preserve"> </w:t>
      </w:r>
      <w:r w:rsidR="00A009C0" w:rsidRPr="00A009C0">
        <w:t>among the subset of efficient DMUs</w:t>
      </w:r>
      <w:r w:rsidR="00967F04">
        <w:t>, which otherwise have the same unitary score</w:t>
      </w:r>
      <w:r w:rsidR="00A009C0" w:rsidRPr="00A009C0">
        <w:t>.</w:t>
      </w:r>
      <w:r w:rsidR="00C578DD">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5A51400B" w14:textId="139FE9FF" w:rsidR="00FC56E7" w:rsidRDefault="00C73E9B" w:rsidP="00C504D6">
      <w:pPr>
        <w:spacing w:line="360" w:lineRule="auto"/>
      </w:pPr>
      <w:r w:rsidRPr="00773FDB">
        <w:rPr>
          <w:b/>
          <w:bCs/>
        </w:rPr>
        <w:t>Step 1:</w:t>
      </w:r>
      <w:r>
        <w:t xml:space="preserve"> Utilize </w:t>
      </w:r>
      <w:r w:rsidR="005D42ED">
        <w:t xml:space="preserve">the </w:t>
      </w:r>
      <w:r>
        <w:t xml:space="preserve">DEA </w:t>
      </w:r>
      <w:r w:rsidR="005D42ED">
        <w:t>model (</w:t>
      </w:r>
      <w:r w:rsidR="00A87509" w:rsidRPr="00A87509">
        <w:t>Banker et al. 1984</w:t>
      </w:r>
      <w:r w:rsidR="005D42ED">
        <w:t>)</w:t>
      </w:r>
      <w:r w:rsidR="00CE4A4D">
        <w:t>, model</w:t>
      </w:r>
      <w:r w:rsidR="003467FC">
        <w:t xml:space="preserve"> (</w:t>
      </w:r>
      <w:r w:rsidR="002F5639">
        <w:fldChar w:fldCharType="begin"/>
      </w:r>
      <w:r w:rsidR="002F5639">
        <w:instrText>HYPERLINK \l "BCC_model"</w:instrText>
      </w:r>
      <w:r w:rsidR="002F5639">
        <w:fldChar w:fldCharType="separate"/>
      </w:r>
      <w:r w:rsidR="002F5639" w:rsidRPr="002F5639">
        <w:rPr>
          <w:rStyle w:val="Hipervnculo"/>
        </w:rPr>
        <w:t>3</w:t>
      </w:r>
      <w:r w:rsidR="002F5639">
        <w:rPr>
          <w:rStyle w:val="Hipervnculo"/>
        </w:rPr>
        <w:fldChar w:fldCharType="end"/>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2F5639">
        <w:t>one</w:t>
      </w:r>
      <w:r w:rsidR="002F5639"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DD451E">
        <w:t>.</w:t>
      </w:r>
    </w:p>
    <w:p w14:paraId="0E0BFDFE" w14:textId="77777777" w:rsidR="00C504D6" w:rsidRPr="00CB41C4" w:rsidRDefault="00C504D6" w:rsidP="00C504D6">
      <w:pPr>
        <w:spacing w:line="360" w:lineRule="auto"/>
        <w:rPr>
          <w:rFonts w:cs="Times New Roman"/>
        </w:rPr>
      </w:pPr>
    </w:p>
    <w:p w14:paraId="3CA59734" w14:textId="5007ECCA" w:rsidR="00484104" w:rsidRDefault="00484104" w:rsidP="00C504D6">
      <w:pPr>
        <w:spacing w:line="360" w:lineRule="auto"/>
      </w:pPr>
      <w:r>
        <w:t>If</w:t>
      </w:r>
      <w:r w:rsidR="00EE1C45">
        <w:t>,</w:t>
      </w:r>
      <w:r w:rsidR="00C504D6">
        <w:t xml:space="preserve"> </w:t>
      </w:r>
      <m:oMath>
        <m:sSub>
          <m:sSubPr>
            <m:ctrlPr>
              <w:rPr>
                <w:rFonts w:ascii="Cambria Math"/>
                <w:i/>
              </w:rPr>
            </m:ctrlPr>
          </m:sSubPr>
          <m:e>
            <m:r>
              <w:rPr>
                <w:rFonts w:ascii="Cambria Math"/>
              </w:rPr>
              <m:t>ϕ</m:t>
            </m:r>
          </m:e>
          <m:sub>
            <m:r>
              <w:rPr>
                <w:rFonts w:ascii="Cambria Math"/>
              </w:rPr>
              <m:t>o</m:t>
            </m:r>
          </m:sub>
        </m:sSub>
        <m:r>
          <w:rPr>
            <w:rFonts w:ascii="Cambria Math"/>
          </w:rPr>
          <m:t>&gt;</m:t>
        </m:r>
        <m:r>
          <w:rPr>
            <w:rFonts w:ascii="Cambria Math"/>
          </w:rPr>
          <m:t>1</m:t>
        </m:r>
      </m:oMath>
      <w:r w:rsidR="00EE1C45">
        <w:t xml:space="preserve"> then DMU </w:t>
      </w:r>
      <w:r w:rsidR="00B65A65" w:rsidRPr="00B65A65">
        <w:rPr>
          <w:position w:val="-12"/>
        </w:rPr>
        <w:object w:dxaOrig="760" w:dyaOrig="360" w14:anchorId="01CFA10F">
          <v:shape id="_x0000_i1040" type="#_x0000_t75" style="width:38.05pt;height:18.75pt" o:ole="">
            <v:imagedata r:id="rId32" o:title=""/>
          </v:shape>
          <o:OLEObject Type="Embed" ProgID="Equation.DSMT4" ShapeID="_x0000_i1040" DrawAspect="Content" ObjectID="_1791578896" r:id="rId33"/>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41" type="#_x0000_t75" style="width:9.35pt;height:12.3pt" o:ole="">
            <v:imagedata r:id="rId34" o:title=""/>
          </v:shape>
          <o:OLEObject Type="Embed" ProgID="Equation.DSMT4" ShapeID="_x0000_i1041" DrawAspect="Content" ObjectID="_1791578897" r:id="rId35"/>
        </w:object>
      </w:r>
      <w:r w:rsidR="00165F09">
        <w:t xml:space="preserve">. Otherwise, if </w:t>
      </w:r>
      <m:oMath>
        <m:sSub>
          <m:sSubPr>
            <m:ctrlPr>
              <w:rPr>
                <w:rFonts w:ascii="Cambria Math"/>
                <w:i/>
              </w:rPr>
            </m:ctrlPr>
          </m:sSubPr>
          <m:e>
            <m:r>
              <w:rPr>
                <w:rFonts w:ascii="Cambria Math"/>
              </w:rPr>
              <m:t>ϕ</m:t>
            </m:r>
          </m:e>
          <m:sub>
            <m:r>
              <w:rPr>
                <w:rFonts w:ascii="Cambria Math"/>
              </w:rPr>
              <m:t>o</m:t>
            </m:r>
          </m:sub>
        </m:sSub>
        <m:r>
          <w:rPr>
            <w:rFonts w:ascii="Cambria Math"/>
          </w:rPr>
          <m:t>=1</m:t>
        </m:r>
      </m:oMath>
      <w:r w:rsidR="0014739E">
        <w:t xml:space="preserve">, then DMU </w:t>
      </w:r>
      <w:r w:rsidR="00B65A65" w:rsidRPr="00B65A65">
        <w:rPr>
          <w:position w:val="-12"/>
        </w:rPr>
        <w:object w:dxaOrig="760" w:dyaOrig="360" w14:anchorId="565C23A1">
          <v:shape id="_x0000_i1044" type="#_x0000_t75" style="width:38.05pt;height:18.75pt" o:ole="">
            <v:imagedata r:id="rId32" o:title=""/>
          </v:shape>
          <o:OLEObject Type="Embed" ProgID="Equation.DSMT4" ShapeID="_x0000_i1044" DrawAspect="Content" ObjectID="_1791578898" r:id="rId36"/>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5" type="#_x0000_t75" style="width:12.3pt;height:12.3pt" o:ole="">
            <v:imagedata r:id="rId37" o:title=""/>
          </v:shape>
          <o:OLEObject Type="Embed" ProgID="Equation.DSMT4" ShapeID="_x0000_i1045" DrawAspect="Content" ObjectID="_1791578899" r:id="rId38"/>
        </w:object>
      </w:r>
      <w:r w:rsidR="00A92B22">
        <w:t>.</w:t>
      </w:r>
    </w:p>
    <w:p w14:paraId="4459E809" w14:textId="77777777" w:rsidR="00542066" w:rsidRPr="006914ED" w:rsidRDefault="00542066" w:rsidP="00C73E9B">
      <w:pPr>
        <w:spacing w:line="360" w:lineRule="auto"/>
      </w:pPr>
    </w:p>
    <w:p w14:paraId="1F2986DA" w14:textId="3A5FCA3A" w:rsidR="007A3EB9" w:rsidRDefault="00542066" w:rsidP="00CC5934">
      <w:pPr>
        <w:spacing w:line="360" w:lineRule="auto"/>
      </w:pPr>
      <w:r w:rsidRPr="00E52AED">
        <w:rPr>
          <w:b/>
          <w:bCs/>
        </w:rPr>
        <w:t>Step 2</w:t>
      </w:r>
      <w:r>
        <w:t xml:space="preserve">: </w:t>
      </w:r>
      <w:r w:rsidR="00092076">
        <w:t>A</w:t>
      </w:r>
      <w:r w:rsidR="00CC5934">
        <w:t xml:space="preserve">ddressing the challenge of class imbalance </w:t>
      </w:r>
      <w:r w:rsidR="00931BB2">
        <w:t xml:space="preserve">(efficient and inefficient) </w:t>
      </w:r>
      <w:r w:rsidR="00CC5934">
        <w:t>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proofErr w:type="gramStart"/>
      <w:r w:rsidR="004912E4">
        <w:t>In particular, in</w:t>
      </w:r>
      <w:proofErr w:type="gramEnd"/>
      <w:r w:rsidR="004912E4">
        <w:t xml:space="preserve">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 xml:space="preserve">This step involves adjusting the class distribution to achieve parity between efficient and inefficient units. The selected technique for achieving this balance is synthetic data generation. In practice, this method is primarily applied to augment the </w:t>
      </w:r>
      <w:r w:rsidR="00CC5934">
        <w:lastRenderedPageBreak/>
        <w:t xml:space="preserve">representation of efficient units, which are often less prevalent in real datasets. This enrichment of the dataset contributes to more effective generalization </w:t>
      </w:r>
      <w:r w:rsidR="00F30378">
        <w:t xml:space="preserve">‘out-of-the-sample’ </w:t>
      </w:r>
      <w:r w:rsidR="00CC5934">
        <w:t>by mitigating the bias introduced by the original class imbalance.</w:t>
      </w:r>
      <w:r w:rsidR="007A3EB9">
        <w:t xml:space="preserve"> Next, we talk about the process that we implement in practice to generate </w:t>
      </w:r>
      <w:r w:rsidR="00863431">
        <w:t>synthetic</w:t>
      </w:r>
      <w:r w:rsidR="007A3EB9">
        <w:t xml:space="preserve"> units.</w:t>
      </w:r>
    </w:p>
    <w:p w14:paraId="411A8B9C" w14:textId="16C6C7C4" w:rsidR="006C5833" w:rsidRPr="008D1DE6" w:rsidRDefault="00F30378" w:rsidP="008D1DE6">
      <w:pPr>
        <w:spacing w:line="360" w:lineRule="auto"/>
        <w:ind w:left="180"/>
        <w:rPr>
          <w:i/>
          <w:iCs/>
        </w:rPr>
      </w:pPr>
      <w:r w:rsidRPr="008D1DE6">
        <w:rPr>
          <w:i/>
          <w:iCs/>
        </w:rPr>
        <w:t xml:space="preserve">Step 2a: </w:t>
      </w:r>
      <w:r w:rsidR="00935AC1" w:rsidRPr="008D1DE6">
        <w:t xml:space="preserve">First, we determined the necessary number of synthetic units to balance the proportion of units in both classes (efficient vs. inefficient units). </w:t>
      </w:r>
      <w:commentRangeStart w:id="15"/>
      <w:commentRangeStart w:id="16"/>
      <w:r w:rsidR="00935AC1" w:rsidRPr="008D1DE6">
        <w:t>To achieve this equilibrium, we project the inefficient DMUs onto the DEA frontier using a radial model and incorporate them into the training set</w:t>
      </w:r>
      <w:commentRangeEnd w:id="15"/>
      <w:r w:rsidRPr="008D1DE6">
        <w:commentReference w:id="15"/>
      </w:r>
      <w:commentRangeEnd w:id="16"/>
      <w:r w:rsidR="00820EBB" w:rsidRPr="008D1DE6">
        <w:commentReference w:id="16"/>
      </w:r>
      <w:r w:rsidR="00935AC1" w:rsidRPr="008D1DE6">
        <w:t xml:space="preserve">. </w:t>
      </w:r>
      <w:commentRangeStart w:id="17"/>
      <w:commentRangeStart w:id="18"/>
      <w:r w:rsidR="00935AC1" w:rsidRPr="008D1DE6">
        <w:t xml:space="preserve">However, we performed </w:t>
      </w:r>
      <w:r w:rsidR="00C8706C" w:rsidRPr="008D1DE6">
        <w:t>a conditioned</w:t>
      </w:r>
      <w:r w:rsidR="00935AC1" w:rsidRPr="008D1DE6">
        <w:t xml:space="preserve"> selection of the synthetic units to cover as much of the frontier as possible within the region of observed inputs and outputs (bounded by the minimum and maximum </w:t>
      </w:r>
      <w:proofErr w:type="gramStart"/>
      <w:r w:rsidR="00935AC1" w:rsidRPr="008D1DE6">
        <w:t>observed values</w:t>
      </w:r>
      <w:proofErr w:type="gramEnd"/>
      <w:r w:rsidR="00935AC1" w:rsidRPr="008D1DE6">
        <w:t xml:space="preserve"> in the data).</w:t>
      </w:r>
      <w:r w:rsidR="00290992" w:rsidRPr="008D1DE6">
        <w:t xml:space="preserve"> </w:t>
      </w:r>
      <w:commentRangeEnd w:id="17"/>
      <w:r w:rsidR="000674B0" w:rsidRPr="008D1DE6">
        <w:commentReference w:id="17"/>
      </w:r>
      <w:commentRangeEnd w:id="18"/>
      <w:r w:rsidR="003B4E86" w:rsidRPr="008D1DE6">
        <w:commentReference w:id="18"/>
      </w:r>
      <w:r w:rsidR="006C5833" w:rsidRPr="008D1DE6">
        <w:t xml:space="preserve">For each non-synthetic DMU, we assessed whether both inputs and outputs were situated in the first quartile. If a unit was found to be in the </w:t>
      </w:r>
      <w:commentRangeStart w:id="19"/>
      <w:commentRangeStart w:id="20"/>
      <w:r w:rsidR="006C5833" w:rsidRPr="008D1DE6">
        <w:t>first quartile in at least half of the dimensions</w:t>
      </w:r>
      <w:commentRangeEnd w:id="19"/>
      <w:r w:rsidR="006C5833" w:rsidRPr="008D1DE6">
        <w:commentReference w:id="19"/>
      </w:r>
      <w:commentRangeEnd w:id="20"/>
      <w:r w:rsidR="006C5833" w:rsidRPr="008D1DE6">
        <w:commentReference w:id="20"/>
      </w:r>
      <w:r w:rsidR="006C5833" w:rsidRPr="008D1DE6">
        <w:t>,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6C5833" w:rsidRPr="008D1DE6">
        <w:rPr>
          <w:i/>
          <w:iCs/>
        </w:rPr>
        <w:t>.</w:t>
      </w:r>
    </w:p>
    <w:p w14:paraId="0D476D46" w14:textId="326AA7C1" w:rsidR="00A24D2B" w:rsidRDefault="00A24D2B" w:rsidP="006C5833">
      <w:pPr>
        <w:spacing w:line="360" w:lineRule="auto"/>
      </w:pPr>
    </w:p>
    <w:p w14:paraId="7D66CE28" w14:textId="069BC8FB" w:rsidR="00935AC1" w:rsidRDefault="00A24D2B" w:rsidP="00C803E4">
      <w:pPr>
        <w:spacing w:line="360" w:lineRule="auto"/>
        <w:ind w:left="180"/>
      </w:pPr>
      <w:r w:rsidRPr="00177688">
        <w:rPr>
          <w:i/>
          <w:iCs/>
        </w:rPr>
        <w:t>Step 2</w:t>
      </w:r>
      <w:r w:rsidR="00C803E4">
        <w:rPr>
          <w:i/>
          <w:iCs/>
        </w:rPr>
        <w:t>b</w:t>
      </w:r>
      <w:r>
        <w:rPr>
          <w:i/>
          <w:iCs/>
        </w:rPr>
        <w:t>:</w:t>
      </w:r>
      <w:r>
        <w:t xml:space="preserve"> </w:t>
      </w:r>
      <w:r w:rsidR="00C803E4">
        <w:t>Second</w:t>
      </w:r>
      <w:r w:rsidR="00935AC1">
        <w:t xml:space="preserve">, to provide additional information to the ML model, we generated new inefficient synthetic units following the same methodology. Our investigations indicated that model predictions improved with this </w:t>
      </w:r>
      <w:r w:rsidR="00F30378">
        <w:t>last addition</w:t>
      </w:r>
      <w:r w:rsidR="00935AC1">
        <w:t xml:space="preserve">, especially in cases with 50 DMUs or fewer. In this process, we considered the original DMUs and worsened them (in terms of more input and less output), resulting in new synthetic units. </w:t>
      </w:r>
      <w:r w:rsidR="00F30378">
        <w:t xml:space="preserve">The goal is to obtain a </w:t>
      </w:r>
      <w:r w:rsidR="00935AC1">
        <w:t xml:space="preserve">proportion of efficient to inefficient DMUs </w:t>
      </w:r>
      <w:r w:rsidR="00F30378">
        <w:t xml:space="preserve">of at least </w:t>
      </w:r>
      <w:r w:rsidR="00145731" w:rsidRPr="00517D48">
        <w:t>1:2</w:t>
      </w:r>
      <w:r w:rsidR="00935AC1">
        <w:t xml:space="preserve">, which is deemed acceptable </w:t>
      </w:r>
      <w:r>
        <w:t xml:space="preserve">in the literature </w:t>
      </w:r>
      <w:r w:rsidR="00935AC1">
        <w:t>(He &amp; Garcia, 2009).</w:t>
      </w:r>
    </w:p>
    <w:p w14:paraId="4754756A" w14:textId="77777777" w:rsidR="00C8733F" w:rsidRDefault="00C8733F" w:rsidP="00C73E9B">
      <w:pPr>
        <w:spacing w:line="360" w:lineRule="auto"/>
      </w:pPr>
    </w:p>
    <w:p w14:paraId="75A22BB6" w14:textId="3A4A16AB"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t>
      </w:r>
      <w:r w:rsidR="006251EF">
        <w:t>either Support Vector Machines (SVM) or Neural Networks (NN)</w:t>
      </w:r>
      <w:r w:rsidR="00CF546A">
        <w:t xml:space="preserve"> as discussed in Section 2.2</w:t>
      </w:r>
      <w:r w:rsidR="006251EF">
        <w:t xml:space="preserve">, </w:t>
      </w:r>
      <w:r>
        <w:t>where the dependent variable denotes the efficiency status (efficient</w:t>
      </w:r>
      <w:r w:rsidR="00BF205E">
        <w:t xml:space="preserve"> [class +1]</w:t>
      </w:r>
      <w:r>
        <w:t xml:space="preserve"> vs</w:t>
      </w:r>
      <w:r w:rsidR="003D16C9">
        <w:t>.</w:t>
      </w:r>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6" type="#_x0000_t75" style="width:37.45pt;height:18.75pt" o:ole="">
            <v:imagedata r:id="rId39" o:title=""/>
          </v:shape>
          <o:OLEObject Type="Embed" ProgID="Equation.DSMT4" ShapeID="_x0000_i1046" DrawAspect="Content" ObjectID="_1791578900" r:id="rId40"/>
        </w:object>
      </w:r>
      <w:r w:rsidR="00106C98" w:rsidRPr="00106C98">
        <w:t>.</w:t>
      </w:r>
      <w:r w:rsidR="00673848">
        <w:t xml:space="preserve"> </w:t>
      </w:r>
      <w:r w:rsidR="00B65A65" w:rsidRPr="00B65A65">
        <w:rPr>
          <w:position w:val="-12"/>
        </w:rPr>
        <w:object w:dxaOrig="740" w:dyaOrig="360" w14:anchorId="527550D5">
          <v:shape id="_x0000_i1047" type="#_x0000_t75" style="width:37.45pt;height:18.75pt" o:ole="">
            <v:imagedata r:id="rId41" o:title=""/>
          </v:shape>
          <o:OLEObject Type="Embed" ProgID="Equation.DSMT4" ShapeID="_x0000_i1047" DrawAspect="Content" ObjectID="_1791578901" r:id="rId42"/>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8" type="#_x0000_t75" style="width:29.85pt;height:18.75pt" o:ole="">
            <v:imagedata r:id="rId43" o:title=""/>
          </v:shape>
          <o:OLEObject Type="Embed" ProgID="Equation.DSMT4" ShapeID="_x0000_i1048" DrawAspect="Content" ObjectID="_1791578902" r:id="rId44"/>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6019E4D5" w:rsidR="00AD0E3F" w:rsidRDefault="00C73E9B" w:rsidP="00C73E9B">
      <w:pPr>
        <w:spacing w:line="360" w:lineRule="auto"/>
      </w:pPr>
      <w:r w:rsidRPr="00EC7FE1">
        <w:rPr>
          <w:b/>
          <w:bCs/>
        </w:rPr>
        <w:lastRenderedPageBreak/>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21"/>
      <w:r w:rsidR="00B84664">
        <w:t>measure (for example, the output-oriented radial model)</w:t>
      </w:r>
      <w:commentRangeEnd w:id="21"/>
      <w:r w:rsidR="007240C0">
        <w:rPr>
          <w:rStyle w:val="Refdecomentario"/>
        </w:rPr>
        <w:commentReference w:id="21"/>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r w:rsidR="00944F3B">
        <w:t xml:space="preserve">the previously discussed </w:t>
      </w:r>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9" type="#_x0000_t75" style="width:54.45pt;height:18.75pt" o:ole="">
            <v:imagedata r:id="rId45" o:title=""/>
          </v:shape>
          <o:OLEObject Type="Embed" ProgID="Equation.DSMT4" ShapeID="_x0000_i1049" DrawAspect="Content" ObjectID="_1791578903" r:id="rId46"/>
        </w:object>
      </w:r>
      <w:r w:rsidR="00FF1F50">
        <w:t>:</w:t>
      </w:r>
    </w:p>
    <w:p w14:paraId="51926982" w14:textId="2AB5DC62" w:rsidR="001F2307" w:rsidRPr="00CB41C4" w:rsidRDefault="001F2307" w:rsidP="001F2307">
      <w:pPr>
        <w:pStyle w:val="MTDisplayEquation"/>
        <w:rPr>
          <w:rFonts w:cs="Times New Roman"/>
          <w:lang w:val="en-US"/>
        </w:rPr>
      </w:pPr>
      <w:r w:rsidRPr="00CB41C4">
        <w:rPr>
          <w:rFonts w:cs="Times New Roman"/>
          <w:lang w:val="en-US"/>
        </w:rPr>
        <w:tab/>
      </w:r>
      <w:r w:rsidR="00B65A65" w:rsidRPr="00B65A65">
        <w:rPr>
          <w:position w:val="-14"/>
        </w:rPr>
        <w:object w:dxaOrig="5740" w:dyaOrig="400" w14:anchorId="37D82542">
          <v:shape id="_x0000_i1050" type="#_x0000_t75" style="width:286.85pt;height:21.05pt" o:ole="">
            <v:imagedata r:id="rId47" o:title=""/>
          </v:shape>
          <o:OLEObject Type="Embed" ProgID="Equation.DSMT4" ShapeID="_x0000_i1050" DrawAspect="Content" ObjectID="_1791578904" r:id="rId48"/>
        </w:object>
      </w:r>
      <w:r w:rsidR="00233113">
        <w:t>.</w:t>
      </w:r>
      <w:r w:rsidRPr="00CB41C4">
        <w:rPr>
          <w:rFonts w:cs="Times New Roman"/>
          <w:lang w:val="en-US"/>
        </w:rPr>
        <w:tab/>
      </w:r>
      <w:bookmarkStart w:id="22" w:name="eq_4"/>
      <w:r w:rsidR="00B87DB2">
        <w:rPr>
          <w:rFonts w:cs="Times New Roman"/>
          <w:lang w:val="en-US"/>
        </w:rPr>
        <w:t>(4)</w:t>
      </w:r>
      <w:bookmarkEnd w:id="22"/>
    </w:p>
    <w:p w14:paraId="3EA94B3D" w14:textId="77777777" w:rsidR="006F77B7" w:rsidRDefault="006F77B7" w:rsidP="00C73E9B">
      <w:pPr>
        <w:spacing w:line="360" w:lineRule="auto"/>
      </w:pPr>
    </w:p>
    <w:p w14:paraId="70519BCC" w14:textId="0B782F16"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6D3795" w:rsidRPr="006D3795">
        <w:rPr>
          <w:iCs/>
        </w:rPr>
        <w:instrText>(</w:instrText>
      </w:r>
      <w:r w:rsidR="006D3795" w:rsidRPr="00863431">
        <w:rPr>
          <w:iCs/>
        </w:rPr>
        <w:instrText>4</w:instrText>
      </w:r>
      <w:r w:rsidR="006D3795" w:rsidRPr="006D3795">
        <w:rPr>
          <w:iCs/>
        </w:rPr>
        <w:instrText>)</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r w:rsidR="00944F3B">
        <w:t xml:space="preserve">ed </w:t>
      </w:r>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944F3B">
        <w:rPr>
          <w:rFonts w:ascii="TimesNewRomanPS-BoldMT" w:hAnsi="TimesNewRomanPS-BoldMT" w:cs="TimesNewRomanPS-BoldMT"/>
          <w:kern w:val="0"/>
          <w:sz w:val="21"/>
          <w:szCs w:val="21"/>
          <w:lang w:val="en-GB"/>
        </w:rPr>
        <w:t xml:space="preserve">considered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57A667A1" w:rsidR="00220444" w:rsidRDefault="00944F3B" w:rsidP="00C73E9B">
      <w:pPr>
        <w:spacing w:line="360" w:lineRule="auto"/>
        <w:rPr>
          <w:highlight w:val="yellow"/>
          <w:lang w:val="en-GB"/>
        </w:rPr>
      </w:pPr>
      <w:r w:rsidRPr="008D1DE6">
        <w:rPr>
          <w:i/>
          <w:iCs/>
        </w:rPr>
        <w:t>Step 4a:</w:t>
      </w:r>
      <w:r>
        <w:t xml:space="preserve"> </w:t>
      </w:r>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51" type="#_x0000_t75" style="width:12.3pt;height:16.4pt" o:ole="">
            <v:imagedata r:id="rId49" o:title=""/>
          </v:shape>
          <o:OLEObject Type="Embed" ProgID="Equation.DSMT4" ShapeID="_x0000_i1051" DrawAspect="Content" ObjectID="_1791578905" r:id="rId50"/>
        </w:object>
      </w:r>
      <w:r w:rsidR="00220444">
        <w:t>=1.01</w:t>
      </w:r>
      <w:r w:rsidR="00220444">
        <w:rPr>
          <w:lang w:val="en-GB"/>
        </w:rPr>
        <w:t>)</w:t>
      </w:r>
      <w:r w:rsidR="00220444" w:rsidRPr="00220444">
        <w:rPr>
          <w:lang w:val="en-GB"/>
        </w:rPr>
        <w:t xml:space="preserve"> to </w:t>
      </w:r>
      <w:r w:rsidRPr="00220444">
        <w:rPr>
          <w:lang w:val="en-GB"/>
        </w:rPr>
        <w:t>improve</w:t>
      </w:r>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52" type="#_x0000_t75" style="width:54.45pt;height:18.75pt" o:ole="">
            <v:imagedata r:id="rId51" o:title=""/>
          </v:shape>
          <o:OLEObject Type="Embed" ProgID="Equation.DSMT4" ShapeID="_x0000_i1052" DrawAspect="Content" ObjectID="_1791578906" r:id="rId52"/>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w:t>
      </w:r>
      <w:proofErr w:type="gramStart"/>
      <w:r w:rsidR="00220444" w:rsidRPr="00220444">
        <w:rPr>
          <w:lang w:val="en-GB"/>
        </w:rPr>
        <w:t>is terminated</w:t>
      </w:r>
      <w:proofErr w:type="gramEnd"/>
      <w:r w:rsidR="00220444" w:rsidRPr="00220444">
        <w:rPr>
          <w:lang w:val="en-GB"/>
        </w:rPr>
        <w:t xml:space="preserve"> when the difference between the </w:t>
      </w:r>
      <w:r w:rsidR="00220444" w:rsidRPr="00FD1D84">
        <w:rPr>
          <w:position w:val="-10"/>
        </w:rPr>
        <w:object w:dxaOrig="240" w:dyaOrig="320" w14:anchorId="4B47EA3D">
          <v:shape id="_x0000_i1053" type="#_x0000_t75" style="width:12.3pt;height:16.4pt" o:ole="">
            <v:imagedata r:id="rId49" o:title=""/>
          </v:shape>
          <o:OLEObject Type="Embed" ProgID="Equation.DSMT4" ShapeID="_x0000_i1053" DrawAspect="Content" ObjectID="_1791578907" r:id="rId53"/>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54" type="#_x0000_t75" style="width:12.3pt;height:16.4pt" o:ole="">
            <v:imagedata r:id="rId49" o:title=""/>
          </v:shape>
          <o:OLEObject Type="Embed" ProgID="Equation.DSMT4" ShapeID="_x0000_i1054" DrawAspect="Content" ObjectID="_1791578908" r:id="rId54"/>
        </w:object>
      </w:r>
      <w:r w:rsidR="00847366">
        <w:t xml:space="preserve"> is considered to be the </w:t>
      </w:r>
      <w:r w:rsidR="00580270">
        <w:t xml:space="preserve">efficiency score of the output-oriented radial model for unit </w:t>
      </w:r>
      <w:r w:rsidR="00580270" w:rsidRPr="00B65A65">
        <w:rPr>
          <w:position w:val="-12"/>
        </w:rPr>
        <w:object w:dxaOrig="760" w:dyaOrig="360" w14:anchorId="721FE64F">
          <v:shape id="_x0000_i1055" type="#_x0000_t75" style="width:38.05pt;height:18.75pt" o:ole="">
            <v:imagedata r:id="rId55" o:title=""/>
          </v:shape>
          <o:OLEObject Type="Embed" ProgID="Equation.DSMT4" ShapeID="_x0000_i1055" DrawAspect="Content" ObjectID="_1791578909" r:id="rId56"/>
        </w:object>
      </w:r>
      <w:r w:rsidR="00580270">
        <w:t>.</w:t>
      </w:r>
    </w:p>
    <w:p w14:paraId="018F67AD" w14:textId="77777777" w:rsidR="00757E1E" w:rsidRPr="00A43CAF" w:rsidRDefault="00757E1E" w:rsidP="00C73E9B">
      <w:pPr>
        <w:spacing w:line="360" w:lineRule="auto"/>
        <w:rPr>
          <w:highlight w:val="yellow"/>
        </w:rPr>
      </w:pPr>
    </w:p>
    <w:p w14:paraId="13BDAC91" w14:textId="33635188" w:rsidR="005C1FA8" w:rsidRDefault="004C61B5" w:rsidP="00C73E9B">
      <w:pPr>
        <w:spacing w:line="360" w:lineRule="auto"/>
      </w:pPr>
      <w:r w:rsidRPr="00177688">
        <w:rPr>
          <w:i/>
          <w:iCs/>
        </w:rPr>
        <w:t>Step 4</w:t>
      </w:r>
      <w:r>
        <w:rPr>
          <w:i/>
          <w:iCs/>
        </w:rPr>
        <w:t>b</w:t>
      </w:r>
      <w:r w:rsidRPr="00177688">
        <w:rPr>
          <w:i/>
          <w:iCs/>
        </w:rPr>
        <w:t>:</w:t>
      </w:r>
      <w:r>
        <w:t xml:space="preserve"> </w:t>
      </w:r>
      <w:r w:rsidR="00DB4764">
        <w:t>Additionally, it is possible to e</w:t>
      </w:r>
      <w:r w:rsidR="00C73E9B">
        <w:t xml:space="preserve">xtend </w:t>
      </w:r>
      <w:r w:rsidR="00A25947">
        <w:t>S</w:t>
      </w:r>
      <w:r w:rsidR="00EC7FE1">
        <w:t xml:space="preserve">tep </w:t>
      </w:r>
      <w:r w:rsidR="009C5D85">
        <w:t>4</w:t>
      </w:r>
      <w:r>
        <w:t>a</w:t>
      </w:r>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23"/>
      <w:r w:rsidR="005601FA">
        <w:t xml:space="preserve">Pareto-efficient </w:t>
      </w:r>
      <w:r w:rsidR="00DB4764">
        <w:t xml:space="preserve">DMUs in the </w:t>
      </w:r>
      <w:r w:rsidR="0081373C">
        <w:t>data sample</w:t>
      </w:r>
      <w:commentRangeEnd w:id="23"/>
      <w:r>
        <w:rPr>
          <w:rStyle w:val="Refdecomentario"/>
        </w:rPr>
        <w:commentReference w:id="23"/>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6" type="#_x0000_t75" style="width:59.7pt;height:18.75pt" o:ole="">
            <v:imagedata r:id="rId57" o:title=""/>
          </v:shape>
          <o:OLEObject Type="Embed" ProgID="Equation.DSMT4" ShapeID="_x0000_i1056" DrawAspect="Content" ObjectID="_1791578910" r:id="rId58"/>
        </w:object>
      </w:r>
    </w:p>
    <w:p w14:paraId="0A60CF94" w14:textId="25CAD39D"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7" type="#_x0000_t75" style="width:4in;height:21.05pt" o:ole="">
            <v:imagedata r:id="rId59" o:title=""/>
          </v:shape>
          <o:OLEObject Type="Embed" ProgID="Equation.DSMT4" ShapeID="_x0000_i1057" DrawAspect="Content" ObjectID="_1791578911" r:id="rId60"/>
        </w:object>
      </w:r>
      <w:r>
        <w:t>.</w:t>
      </w:r>
      <w:r w:rsidRPr="00CB41C4">
        <w:rPr>
          <w:rFonts w:cs="Times New Roman"/>
          <w:lang w:val="en-US"/>
        </w:rPr>
        <w:tab/>
      </w:r>
      <w:bookmarkStart w:id="24" w:name="eq_5"/>
      <w:r w:rsidR="00B87DB2">
        <w:rPr>
          <w:rFonts w:cs="Times New Roman"/>
          <w:lang w:val="en-US"/>
        </w:rPr>
        <w:t>(</w:t>
      </w:r>
      <w:bookmarkStart w:id="25" w:name="ZEqnNum539787"/>
      <w:r w:rsidR="00B87DB2">
        <w:rPr>
          <w:rFonts w:cs="Times New Roman"/>
          <w:lang w:val="en-US"/>
        </w:rPr>
        <w:t>5</w:t>
      </w:r>
      <w:bookmarkEnd w:id="25"/>
      <w:r w:rsidR="00B87DB2">
        <w:rPr>
          <w:rFonts w:cs="Times New Roman"/>
          <w:lang w:val="en-US"/>
        </w:rPr>
        <w:t>)</w:t>
      </w:r>
      <w:bookmarkEnd w:id="24"/>
    </w:p>
    <w:p w14:paraId="68FD0FED" w14:textId="61CC2123" w:rsidR="0059071F" w:rsidRDefault="0059071F" w:rsidP="0059071F">
      <w:pPr>
        <w:pStyle w:val="MTDisplayEquation"/>
        <w:rPr>
          <w:rFonts w:cs="Times New Roman"/>
          <w:lang w:val="en-US"/>
        </w:rPr>
      </w:pPr>
      <w:r w:rsidRPr="0059071F">
        <w:rPr>
          <w:rFonts w:cs="Times New Roman"/>
          <w:lang w:val="en-US"/>
        </w:rPr>
        <w:t>In comparison to model</w:t>
      </w:r>
      <w:r w:rsidR="00B87DB2">
        <w:rPr>
          <w:rFonts w:cs="Times New Roman"/>
          <w:iCs/>
          <w:lang w:val="en-US"/>
        </w:rPr>
        <w:t xml:space="preserve"> (</w:t>
      </w:r>
      <w:r w:rsidR="00B87DB2">
        <w:rPr>
          <w:rFonts w:cs="Times New Roman"/>
          <w:iCs/>
          <w:lang w:val="en-US"/>
        </w:rPr>
        <w:fldChar w:fldCharType="begin"/>
      </w:r>
      <w:r w:rsidR="00C8733F">
        <w:rPr>
          <w:rFonts w:cs="Times New Roman"/>
          <w:iCs/>
          <w:lang w:val="en-US"/>
        </w:rPr>
        <w:instrText>HYPERLINK  \l "eq_4"</w:instrText>
      </w:r>
      <w:r w:rsidR="00C8733F">
        <w:rPr>
          <w:rFonts w:cs="Times New Roman"/>
          <w:iCs/>
          <w:lang w:val="en-US"/>
        </w:rPr>
      </w:r>
      <w:r w:rsidR="00B87DB2">
        <w:rPr>
          <w:rFonts w:cs="Times New Roman"/>
          <w:iCs/>
          <w:lang w:val="en-US"/>
        </w:rPr>
        <w:fldChar w:fldCharType="separate"/>
      </w:r>
      <w:r w:rsidR="00B87DB2" w:rsidRPr="00B87DB2">
        <w:rPr>
          <w:rStyle w:val="Hipervnculo"/>
          <w:rFonts w:cs="Times New Roman"/>
          <w:iCs/>
          <w:lang w:val="en-US"/>
        </w:rPr>
        <w:t>4</w:t>
      </w:r>
      <w:r w:rsidR="00B87DB2">
        <w:rPr>
          <w:rFonts w:cs="Times New Roman"/>
          <w:iCs/>
          <w:lang w:val="en-US"/>
        </w:rPr>
        <w:fldChar w:fldCharType="end"/>
      </w:r>
      <w:r w:rsidR="00B87DB2">
        <w:rPr>
          <w:rFonts w:cs="Times New Roman"/>
          <w:iCs/>
          <w:lang w:val="en-US"/>
        </w:rPr>
        <w:t>)</w:t>
      </w:r>
      <w:r w:rsidRPr="0059071F">
        <w:rPr>
          <w:rFonts w:cs="Times New Roman"/>
          <w:lang w:val="en-US"/>
        </w:rPr>
        <w:t xml:space="preserve">, we replace </w:t>
      </w:r>
      <w:r w:rsidRPr="00B6444A">
        <w:t>‘min’ with ‘max’</w:t>
      </w:r>
      <w:r w:rsidR="00964CF9" w:rsidRPr="00964CF9">
        <w:rPr>
          <w:rFonts w:cs="Times New Roman"/>
          <w:lang w:val="en-US"/>
        </w:rPr>
        <w:t xml:space="preserve"> </w:t>
      </w:r>
      <w:r w:rsidR="00964CF9" w:rsidRPr="0059071F">
        <w:rPr>
          <w:rFonts w:cs="Times New Roman"/>
          <w:lang w:val="en-US"/>
        </w:rPr>
        <w:t>in model</w:t>
      </w:r>
      <w:r w:rsidR="00B87DB2">
        <w:rPr>
          <w:rFonts w:cs="Times New Roman"/>
          <w:lang w:val="en-US"/>
        </w:rPr>
        <w:t xml:space="preserve"> (</w:t>
      </w:r>
      <w:hyperlink w:anchor="eq_5" w:history="1">
        <w:r w:rsidR="00B87DB2" w:rsidRPr="00C8733F">
          <w:rPr>
            <w:rStyle w:val="Hipervnculo"/>
            <w:rFonts w:cs="Times New Roman"/>
            <w:lang w:val="en-US"/>
          </w:rPr>
          <w:t>5</w:t>
        </w:r>
      </w:hyperlink>
      <w:r w:rsidR="00B87DB2">
        <w:rPr>
          <w:rFonts w:cs="Times New Roman"/>
          <w:lang w:val="en-US"/>
        </w:rPr>
        <w:t>)</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8" type="#_x0000_t75" style="width:12.3pt;height:16.4pt" o:ole="">
            <v:imagedata r:id="rId61" o:title=""/>
          </v:shape>
          <o:OLEObject Type="Embed" ProgID="Equation.DSMT4" ShapeID="_x0000_i1058" DrawAspect="Content" ObjectID="_1791578912" r:id="rId62"/>
        </w:object>
      </w:r>
      <w:r w:rsidR="0088530A">
        <w:t xml:space="preserve">, with </w:t>
      </w:r>
      <w:r w:rsidR="00B65A65" w:rsidRPr="00B65A65">
        <w:rPr>
          <w:position w:val="-10"/>
        </w:rPr>
        <w:object w:dxaOrig="540" w:dyaOrig="320" w14:anchorId="54964E03">
          <v:shape id="_x0000_i1059" type="#_x0000_t75" style="width:26.95pt;height:16.4pt" o:ole="">
            <v:imagedata r:id="rId63" o:title=""/>
          </v:shape>
          <o:OLEObject Type="Embed" ProgID="Equation.DSMT4" ShapeID="_x0000_i1059" DrawAspect="Content" ObjectID="_1791578913" r:id="rId64"/>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60" type="#_x0000_t75" style="width:38.05pt;height:18.75pt" o:ole="">
            <v:imagedata r:id="rId65" o:title=""/>
          </v:shape>
          <o:OLEObject Type="Embed" ProgID="Equation.DSMT4" ShapeID="_x0000_i1060" DrawAspect="Content" ObjectID="_1791578914" r:id="rId66"/>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61" type="#_x0000_t75" style="width:12.3pt;height:16.4pt" o:ole="">
            <v:imagedata r:id="rId67" o:title=""/>
          </v:shape>
          <o:OLEObject Type="Embed" ProgID="Equation.DSMT4" ShapeID="_x0000_i1061" DrawAspect="Content" ObjectID="_1791578915" r:id="rId68"/>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62" type="#_x0000_t75" style="width:151pt;height:18.75pt" o:ole="">
            <v:imagedata r:id="rId69" o:title=""/>
          </v:shape>
          <o:OLEObject Type="Embed" ProgID="Equation.DSMT4" ShapeID="_x0000_i1062" DrawAspect="Content" ObjectID="_1791578916" r:id="rId70"/>
        </w:object>
      </w:r>
      <w:r w:rsidR="0088530A">
        <w:t>.</w:t>
      </w:r>
    </w:p>
    <w:p w14:paraId="2DB5AEAD" w14:textId="4AA34CC3" w:rsidR="00306903" w:rsidRPr="00485B5D" w:rsidRDefault="00306903" w:rsidP="00485B5D">
      <w:pPr>
        <w:pStyle w:val="Prrafodelista"/>
        <w:spacing w:line="360" w:lineRule="auto"/>
        <w:rPr>
          <w:i/>
          <w:iCs/>
        </w:rPr>
      </w:pPr>
      <w:bookmarkStart w:id="26" w:name="_Hlk176366285"/>
      <w:r w:rsidRPr="00485B5D">
        <w:rPr>
          <w:i/>
          <w:iCs/>
        </w:rPr>
        <w:lastRenderedPageBreak/>
        <w:t xml:space="preserve">3.2. Feature </w:t>
      </w:r>
      <w:r>
        <w:rPr>
          <w:i/>
          <w:iCs/>
        </w:rPr>
        <w:t xml:space="preserve">significance </w:t>
      </w:r>
      <w:r w:rsidRPr="00485B5D">
        <w:rPr>
          <w:i/>
          <w:iCs/>
        </w:rPr>
        <w:t xml:space="preserve">analysis: </w:t>
      </w:r>
      <w:r>
        <w:rPr>
          <w:i/>
          <w:iCs/>
        </w:rPr>
        <w:t xml:space="preserve">The drivers of </w:t>
      </w:r>
      <w:r w:rsidRPr="00485B5D">
        <w:rPr>
          <w:i/>
          <w:iCs/>
        </w:rPr>
        <w:t>input and output inefficiency</w:t>
      </w:r>
    </w:p>
    <w:bookmarkEnd w:id="26"/>
    <w:p w14:paraId="0B4FF4A9" w14:textId="25411499" w:rsidR="00350439" w:rsidRDefault="00306903" w:rsidP="00DD0094">
      <w:pPr>
        <w:spacing w:line="360" w:lineRule="auto"/>
        <w:rPr>
          <w:ins w:id="27" w:author="Gonzalez Moyano, Ricardo [2]" w:date="2024-10-27T23:54:00Z" w16du:dateUtc="2024-10-27T22:54:00Z"/>
          <w:highlight w:val="yellow"/>
        </w:rPr>
      </w:pPr>
      <w:r>
        <w:t>W</w:t>
      </w:r>
      <w:r w:rsidR="006457D9" w:rsidRPr="006457D9">
        <w:t xml:space="preserve">e </w:t>
      </w:r>
      <w:r w:rsidR="000D0B4F">
        <w:t>also use</w:t>
      </w:r>
      <w:r w:rsidR="006457D9" w:rsidRPr="006457D9">
        <w:t xml:space="preserve"> </w:t>
      </w:r>
      <w:r w:rsidR="00CF546A">
        <w:t xml:space="preserve">our chosen classification </w:t>
      </w:r>
      <w:r w:rsidR="006457D9" w:rsidRPr="006457D9">
        <w:t>ML techniques,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DMUs. </w:t>
      </w:r>
      <w:r w:rsidR="006457D9" w:rsidRPr="00512F88">
        <w:rPr>
          <w:highlight w:val="yellow"/>
        </w:rPr>
        <w:t xml:space="preserve">For SVM models, variable importance is typically inferred through examining the weights assigned to support vectors, where larger weights correspond to greater importance in separating different classes or categories. </w:t>
      </w:r>
      <w:r w:rsidR="00510DC2" w:rsidRPr="00512F88">
        <w:rPr>
          <w:highlight w:val="yellow"/>
          <w:lang w:val="en"/>
        </w:rPr>
        <w:t>Instead</w:t>
      </w:r>
      <w:r w:rsidR="00510DC2" w:rsidRPr="00512F88">
        <w:rPr>
          <w:highlight w:val="yellow"/>
          <w:lang w:val="en-GB"/>
        </w:rPr>
        <w:t xml:space="preserve">, </w:t>
      </w:r>
      <w:r w:rsidR="00510DC2" w:rsidRPr="00512F88">
        <w:rPr>
          <w:highlight w:val="yellow"/>
        </w:rPr>
        <w:t xml:space="preserve">NN employs diverse strategies for assessing variable importance, including sensitivity analysis, gradient-based methods, and layer-wise relevance propagation. Sensitivity analysis </w:t>
      </w:r>
      <w:r w:rsidR="00E0619F">
        <w:rPr>
          <w:highlight w:val="yellow"/>
        </w:rPr>
        <w:t>was developed for NN and will be explained in the next paragraph</w:t>
      </w:r>
      <w:r w:rsidR="00510DC2" w:rsidRPr="00512F88">
        <w:rPr>
          <w:highlight w:val="yellow"/>
        </w:rPr>
        <w:t>. Gradient-based methods leverage the gradients of loss functions with respect to variables to quantify their contribution to model predictions. Layer-wise relevance propagation decomposes prediction scores across network layers, attributing relevance to features based on their influence on subsequent layers' activations.</w:t>
      </w:r>
    </w:p>
    <w:p w14:paraId="39FED821" w14:textId="77777777" w:rsidR="004B70C9" w:rsidRPr="00512F88" w:rsidRDefault="004B70C9" w:rsidP="00DD0094">
      <w:pPr>
        <w:spacing w:line="360" w:lineRule="auto"/>
        <w:rPr>
          <w:highlight w:val="yellow"/>
          <w:lang w:val="en-GB"/>
        </w:rPr>
      </w:pPr>
    </w:p>
    <w:p w14:paraId="04340D8D" w14:textId="77777777" w:rsidR="00B414B1" w:rsidRDefault="00160789" w:rsidP="00B414B1">
      <w:pPr>
        <w:spacing w:line="360" w:lineRule="auto"/>
        <w:rPr>
          <w:highlight w:val="yellow"/>
        </w:rPr>
      </w:pPr>
      <w:r w:rsidRPr="00512F88">
        <w:rPr>
          <w:highlight w:val="yellow"/>
        </w:rPr>
        <w:t xml:space="preserve">One effective technique to measure </w:t>
      </w:r>
      <w:r w:rsidR="009252E2" w:rsidRPr="00512F88">
        <w:rPr>
          <w:highlight w:val="yellow"/>
        </w:rPr>
        <w:t>the importance</w:t>
      </w:r>
      <w:r w:rsidRPr="00512F88">
        <w:rPr>
          <w:highlight w:val="yellow"/>
        </w:rPr>
        <w:t xml:space="preserve"> of variables </w:t>
      </w:r>
      <w:r w:rsidR="009252E2" w:rsidRPr="00512F88">
        <w:rPr>
          <w:highlight w:val="yellow"/>
        </w:rPr>
        <w:t>in any supervised</w:t>
      </w:r>
      <w:r w:rsidR="00ED08AC" w:rsidRPr="00512F88">
        <w:rPr>
          <w:highlight w:val="yellow"/>
        </w:rPr>
        <w:t>-</w:t>
      </w:r>
      <w:r w:rsidR="009252E2" w:rsidRPr="00512F88">
        <w:rPr>
          <w:highlight w:val="yellow"/>
        </w:rPr>
        <w:t xml:space="preserve">classification problem is </w:t>
      </w:r>
      <w:r w:rsidR="00B414B1" w:rsidRPr="00512F88">
        <w:rPr>
          <w:highlight w:val="yellow"/>
        </w:rPr>
        <w:t>Sensitivity</w:t>
      </w:r>
      <w:r w:rsidR="009252E2" w:rsidRPr="00512F88">
        <w:rPr>
          <w:highlight w:val="yellow"/>
        </w:rPr>
        <w:t xml:space="preserve"> Analysis </w:t>
      </w:r>
      <w:r w:rsidR="00ED08AC" w:rsidRPr="00512F88">
        <w:rPr>
          <w:highlight w:val="yellow"/>
        </w:rPr>
        <w:t xml:space="preserve">(SA) </w:t>
      </w:r>
      <w:r w:rsidR="009252E2" w:rsidRPr="00512F88">
        <w:rPr>
          <w:highlight w:val="yellow"/>
        </w:rPr>
        <w:t>(</w:t>
      </w:r>
      <w:r w:rsidR="009252E2" w:rsidRPr="00512F88">
        <w:rPr>
          <w:highlight w:val="yellow"/>
        </w:rPr>
        <w:t>Ruck</w:t>
      </w:r>
      <w:r w:rsidR="009252E2" w:rsidRPr="00512F88">
        <w:rPr>
          <w:highlight w:val="yellow"/>
        </w:rPr>
        <w:t xml:space="preserve"> et al. 1990)</w:t>
      </w:r>
      <w:r w:rsidR="00ED08AC" w:rsidRPr="00512F88">
        <w:rPr>
          <w:highlight w:val="yellow"/>
        </w:rPr>
        <w:t xml:space="preserve">. </w:t>
      </w:r>
      <w:r w:rsidR="00ED08AC" w:rsidRPr="00512F88">
        <w:rPr>
          <w:highlight w:val="yellow"/>
        </w:rPr>
        <w:t>The principle behind SA is to measure the effects that variations in each input variable have on the model's output. This is done by perturbing each variable across its range of values and observing the impact on the model's response, while keeping all other variables constant at a baseline or average value.</w:t>
      </w:r>
      <w:r w:rsidR="00ED08AC" w:rsidRPr="00512F88">
        <w:rPr>
          <w:highlight w:val="yellow"/>
        </w:rPr>
        <w:t xml:space="preserve"> </w:t>
      </w:r>
      <w:r w:rsidR="00ED08AC" w:rsidRPr="00512F88">
        <w:rPr>
          <w:highlight w:val="yellow"/>
        </w:rPr>
        <w:t>SA thus allows determining both the absolute and relative relevance of each variable, providing a ranking of the variables based on how much the model's output changes in response to perturbations in that variable.</w:t>
      </w:r>
      <w:r w:rsidR="00ED08AC" w:rsidRPr="00512F88">
        <w:rPr>
          <w:highlight w:val="yellow"/>
        </w:rPr>
        <w:t xml:space="preserve"> </w:t>
      </w:r>
      <w:r w:rsidR="00656DC8" w:rsidRPr="00512F88">
        <w:rPr>
          <w:highlight w:val="yellow"/>
        </w:rPr>
        <w:t xml:space="preserve">With the aim of measuring this variations in the output model, we </w:t>
      </w:r>
      <w:r w:rsidR="00510DC2" w:rsidRPr="00512F88">
        <w:rPr>
          <w:highlight w:val="yellow"/>
        </w:rPr>
        <w:t xml:space="preserve">obtain the probabilities of belonging to each class. For SVM, </w:t>
      </w:r>
      <w:r w:rsidR="00510DC2" w:rsidRPr="00512F88">
        <w:rPr>
          <w:highlight w:val="yellow"/>
        </w:rPr>
        <w:t>Platt's method is used to fit a sigmoid function over the decision values of the SVM, thereby generating probability estimates from the model outputs (Platt.1999) (Lin et al. 2007).</w:t>
      </w:r>
      <w:r w:rsidR="00510DC2" w:rsidRPr="00512F88">
        <w:rPr>
          <w:highlight w:val="yellow"/>
        </w:rPr>
        <w:t xml:space="preserve"> </w:t>
      </w:r>
      <w:r w:rsidR="00510DC2" w:rsidRPr="00512F88">
        <w:rPr>
          <w:highlight w:val="yellow"/>
        </w:rPr>
        <w:t xml:space="preserve">In the case of NN, a </w:t>
      </w:r>
      <w:proofErr w:type="spellStart"/>
      <w:r w:rsidR="00510DC2" w:rsidRPr="00512F88">
        <w:rPr>
          <w:highlight w:val="yellow"/>
        </w:rPr>
        <w:t>softmax</w:t>
      </w:r>
      <w:proofErr w:type="spellEnd"/>
      <w:r w:rsidR="00510DC2" w:rsidRPr="00512F88">
        <w:rPr>
          <w:highlight w:val="yellow"/>
        </w:rPr>
        <w:t xml:space="preserve"> output layer is used to convert the output values into probabilities to obtain the probabilities of belonging to each category</w:t>
      </w:r>
      <w:r w:rsidR="00B414B1" w:rsidRPr="00512F88">
        <w:rPr>
          <w:highlight w:val="yellow"/>
        </w:rPr>
        <w:t xml:space="preserve">. </w:t>
      </w:r>
      <w:r w:rsidR="00B414B1" w:rsidRPr="00512F88">
        <w:rPr>
          <w:highlight w:val="yellow"/>
        </w:rPr>
        <w:t>Additionally, thanks to the ranking provided by sensitivity analysis, techniques such as Recursive Feature Elimination (RFE) can be employed to iteratively identify and remove less relevant variables, thereby emphasizing those that contribute most significantly to model performance.</w:t>
      </w:r>
    </w:p>
    <w:p w14:paraId="5C821B45" w14:textId="77777777" w:rsidR="004B70C9" w:rsidRPr="00512F88" w:rsidRDefault="004B70C9" w:rsidP="00B414B1">
      <w:pPr>
        <w:spacing w:line="360" w:lineRule="auto"/>
        <w:rPr>
          <w:highlight w:val="yellow"/>
        </w:rPr>
      </w:pPr>
    </w:p>
    <w:p w14:paraId="53B2E054" w14:textId="084DA262" w:rsidR="006457D9" w:rsidRDefault="006457D9" w:rsidP="00DD0094">
      <w:pPr>
        <w:spacing w:line="360" w:lineRule="auto"/>
      </w:pPr>
      <w:r w:rsidRPr="00512F88">
        <w:rPr>
          <w:highlight w:val="yellow"/>
        </w:rPr>
        <w:t>By harnessing these sophisticated techniques within our SVM and N</w:t>
      </w:r>
      <w:r w:rsidR="00E632B0" w:rsidRPr="00512F88">
        <w:rPr>
          <w:highlight w:val="yellow"/>
        </w:rPr>
        <w:t>N</w:t>
      </w:r>
      <w:r w:rsidRPr="00512F88">
        <w:rPr>
          <w:highlight w:val="yellow"/>
        </w:rPr>
        <w:t xml:space="preserve"> frameworks, we aim to unravel the nuanced interplay between </w:t>
      </w:r>
      <w:commentRangeStart w:id="28"/>
      <w:r w:rsidRPr="00512F88">
        <w:rPr>
          <w:highlight w:val="yellow"/>
        </w:rPr>
        <w:t>input</w:t>
      </w:r>
      <w:r w:rsidR="00E74EC0" w:rsidRPr="00512F88">
        <w:rPr>
          <w:highlight w:val="yellow"/>
        </w:rPr>
        <w:t xml:space="preserve">-output </w:t>
      </w:r>
      <w:commentRangeEnd w:id="28"/>
      <w:r w:rsidR="00C46D88" w:rsidRPr="00512F88">
        <w:rPr>
          <w:rStyle w:val="Refdecomentario"/>
          <w:highlight w:val="yellow"/>
        </w:rPr>
        <w:commentReference w:id="28"/>
      </w:r>
      <w:r w:rsidRPr="00512F88">
        <w:rPr>
          <w:highlight w:val="yellow"/>
        </w:rPr>
        <w:t>variables and efficiency outcomes, thus enhancing the interpretability and utility of our DEA-ML integration approach.</w:t>
      </w: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18E4CCF0" w:rsidR="004E2D7E" w:rsidRDefault="004E2D7E" w:rsidP="00DD0094">
      <w:pPr>
        <w:spacing w:line="360" w:lineRule="auto"/>
      </w:pPr>
      <w:r w:rsidRPr="004E2D7E">
        <w:lastRenderedPageBreak/>
        <w:t xml:space="preserve">Next, we will illustrate our method through a numerical example, complemented by several figures. For </w:t>
      </w:r>
      <w:proofErr w:type="gramStart"/>
      <w:r w:rsidRPr="004E2D7E">
        <w:t>the classification</w:t>
      </w:r>
      <w:proofErr w:type="gramEnd"/>
      <w:r w:rsidRPr="004E2D7E">
        <w:t xml:space="preserve"> ML model, we employ Support Vector Machines (SVM).</w:t>
      </w:r>
    </w:p>
    <w:p w14:paraId="37F74FE3" w14:textId="77777777" w:rsidR="00C53ECF" w:rsidRDefault="00C53ECF" w:rsidP="00DD0094">
      <w:pPr>
        <w:spacing w:line="360" w:lineRule="auto"/>
      </w:pPr>
    </w:p>
    <w:p w14:paraId="3535691A" w14:textId="02BDCE96" w:rsidR="009C6CBF" w:rsidRPr="00B74DB8" w:rsidRDefault="00381CC6" w:rsidP="00DD0094">
      <w:pPr>
        <w:spacing w:line="360" w:lineRule="auto"/>
        <w:rPr>
          <w:lang w:val="en-GB"/>
        </w:rPr>
      </w:pPr>
      <w:r w:rsidRPr="00C8706C">
        <w:t>In th</w:t>
      </w:r>
      <w:r w:rsidR="00C46D88">
        <w:t>is</w:t>
      </w:r>
      <w:r w:rsidRPr="00C8706C">
        <w:t xml:space="preserve"> example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63" type="#_x0000_t75" style="width:12.3pt;height:12.3pt" o:ole="">
            <v:imagedata r:id="rId71" o:title=""/>
          </v:shape>
          <o:OLEObject Type="Embed" ProgID="Equation.DSMT4" ShapeID="_x0000_i1063" DrawAspect="Content" ObjectID="_1791578917" r:id="rId72"/>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19EA92A0" w:rsidR="001E6B5C" w:rsidRDefault="000674B0" w:rsidP="001E6B5C">
      <w:pPr>
        <w:spacing w:line="360" w:lineRule="auto"/>
      </w:pPr>
      <w:r>
        <w:t>S</w:t>
      </w:r>
      <w:r w:rsidR="001E6B5C">
        <w:t>tep</w:t>
      </w:r>
      <w:r>
        <w:t xml:space="preserve"> 2</w:t>
      </w:r>
      <w:r w:rsidR="001E6B5C">
        <w:t xml:space="preserve"> of the method involves the creation of both efficient and inefficient synthetic units. The procedure for creating new </w:t>
      </w:r>
      <w:r>
        <w:t xml:space="preserve">synthetic </w:t>
      </w:r>
      <w:r w:rsidR="001E6B5C">
        <w:t>efficient units</w:t>
      </w:r>
      <w:r w:rsidR="00C8706C">
        <w:t xml:space="preserve"> (set </w:t>
      </w:r>
      <w:r w:rsidR="00C8706C" w:rsidRPr="00C8706C">
        <w:rPr>
          <w:position w:val="-4"/>
        </w:rPr>
        <w:object w:dxaOrig="240" w:dyaOrig="300" w14:anchorId="29F0D2B3">
          <v:shape id="_x0000_i1064" type="#_x0000_t75" style="width:12.3pt;height:15.2pt" o:ole="">
            <v:imagedata r:id="rId74" o:title=""/>
          </v:shape>
          <o:OLEObject Type="Embed" ProgID="Equation.DSMT4" ShapeID="_x0000_i1064" DrawAspect="Content" ObjectID="_1791578918" r:id="rId75"/>
        </w:object>
      </w:r>
      <w:r w:rsidR="00C8706C">
        <w:t>)</w:t>
      </w:r>
      <w:r w:rsidR="001E6B5C">
        <w:t xml:space="preserve"> </w:t>
      </w:r>
      <w:r>
        <w:t>selects those projections of inefficient ones (step 2a) that cover</w:t>
      </w:r>
      <w:r w:rsidR="00BF2AF0">
        <w:t>s</w:t>
      </w:r>
      <w:r>
        <w:t xml:space="preserve"> all the observed regions </w:t>
      </w:r>
      <w:r w:rsidR="001E6B5C">
        <w:t xml:space="preserve">of the input-output space. </w:t>
      </w:r>
      <w:r>
        <w:t>Following step 2b, i</w:t>
      </w:r>
      <w:r w:rsidR="001E6B5C">
        <w:t xml:space="preserve">f a unit falls within the first quartile in at least half of the variables, </w:t>
      </w:r>
      <w:r w:rsidR="00BF2AF0">
        <w:t xml:space="preserve">an </w:t>
      </w:r>
      <w:r>
        <w:t xml:space="preserve">additional </w:t>
      </w:r>
      <w:r w:rsidR="001E6B5C">
        <w:t>synthetic unit is created using an input-oriented projection of the radial model. The remaining synthetic units needed to balance the proportion between the two classes are generated using an output-oriented projection of the radial model</w:t>
      </w:r>
      <w:r w:rsidR="00BF2AF0">
        <w:t xml:space="preserve"> (step 2c)</w:t>
      </w:r>
      <w:r w:rsidR="001E6B5C">
        <w:t xml:space="preserve">. For the creation of </w:t>
      </w:r>
      <w:r w:rsidR="00C8706C">
        <w:t xml:space="preserve">synthetic </w:t>
      </w:r>
      <w:r w:rsidR="001E6B5C">
        <w:t>inefficient units</w:t>
      </w:r>
      <w:r w:rsidR="00C8706C">
        <w:t xml:space="preserve"> (set </w:t>
      </w:r>
      <w:r w:rsidR="00C8706C" w:rsidRPr="00C8706C">
        <w:rPr>
          <w:position w:val="-4"/>
        </w:rPr>
        <w:object w:dxaOrig="180" w:dyaOrig="300" w14:anchorId="57EB6FB3">
          <v:shape id="_x0000_i1065" type="#_x0000_t75" style="width:8.8pt;height:15.2pt" o:ole="">
            <v:imagedata r:id="rId76" o:title=""/>
          </v:shape>
          <o:OLEObject Type="Embed" ProgID="Equation.DSMT4" ShapeID="_x0000_i1065" DrawAspect="Content" ObjectID="_1791578919" r:id="rId77"/>
        </w:object>
      </w:r>
      <w:r w:rsidR="00C8706C">
        <w:t>),</w:t>
      </w:r>
      <w:r w:rsidR="001E6B5C">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lastRenderedPageBreak/>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66" type="#_x0000_t75" style="width:69.05pt;height:15.2pt" o:ole="">
            <v:imagedata r:id="rId78" o:title=""/>
          </v:shape>
          <o:OLEObject Type="Embed" ProgID="Equation.DSMT4" ShapeID="_x0000_i1066" DrawAspect="Content" ObjectID="_1791578920" r:id="rId79"/>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69D6647" w:rsidR="003974FB" w:rsidRPr="008D1DE6" w:rsidRDefault="004A3300" w:rsidP="0040438A">
      <w:pPr>
        <w:pStyle w:val="Descripcin"/>
        <w:jc w:val="center"/>
        <w:rPr>
          <w:color w:val="auto"/>
        </w:rPr>
      </w:pPr>
      <w:r w:rsidRPr="008D1DE6">
        <w:rPr>
          <w:color w:val="auto"/>
        </w:rPr>
        <w:t>Figure</w:t>
      </w:r>
      <w:r w:rsidR="00B02895" w:rsidRPr="008D1DE6">
        <w:rPr>
          <w:color w:val="auto"/>
        </w:rPr>
        <w:t xml:space="preserve"> </w:t>
      </w:r>
      <w:r w:rsidRPr="008D1DE6">
        <w:rPr>
          <w:color w:val="auto"/>
        </w:rPr>
        <w:t>5</w:t>
      </w:r>
      <w:r w:rsidR="00B02895" w:rsidRPr="008D1DE6">
        <w:rPr>
          <w:color w:val="auto"/>
        </w:rPr>
        <w:t xml:space="preserve">. </w:t>
      </w:r>
      <w:r w:rsidR="005153B1" w:rsidRPr="008D1DE6">
        <w:rPr>
          <w:color w:val="auto"/>
        </w:rPr>
        <w:t>The top left section displays the original data and shows all units labeled as efficient after label balancing</w:t>
      </w:r>
      <w:r w:rsidR="00BF2AF0" w:rsidRPr="008D1DE6">
        <w:rPr>
          <w:color w:val="auto"/>
        </w:rPr>
        <w:t xml:space="preserve"> (step 2a)</w:t>
      </w:r>
      <w:r w:rsidR="005153B1" w:rsidRPr="008D1DE6">
        <w:rPr>
          <w:color w:val="auto"/>
        </w:rPr>
        <w:t>,</w:t>
      </w:r>
      <w:r w:rsidR="00512F88">
        <w:rPr>
          <w:color w:val="auto"/>
        </w:rPr>
        <w:t xml:space="preserve"> </w:t>
      </w:r>
      <w:r w:rsidR="0072435F" w:rsidRPr="008D1DE6">
        <w:rPr>
          <w:color w:val="auto"/>
        </w:rPr>
        <w:t>the top right section displays the original DMUs and shows all units labeled as inefficient after worsening the original inefficient DMUs</w:t>
      </w:r>
      <w:r w:rsidR="00BF2AF0" w:rsidRPr="008D1DE6">
        <w:rPr>
          <w:color w:val="auto"/>
        </w:rPr>
        <w:t xml:space="preserve"> (step 2</w:t>
      </w:r>
      <w:r w:rsidR="0020608D" w:rsidRPr="008D1DE6">
        <w:rPr>
          <w:color w:val="auto"/>
        </w:rPr>
        <w:t>b</w:t>
      </w:r>
      <w:r w:rsidR="00BF2AF0" w:rsidRPr="008D1DE6">
        <w:rPr>
          <w:color w:val="auto"/>
        </w:rPr>
        <w:t xml:space="preserve">) </w:t>
      </w:r>
      <w:r w:rsidR="0072435F" w:rsidRPr="008D1DE6">
        <w:rPr>
          <w:color w:val="auto"/>
        </w:rPr>
        <w:t>and</w:t>
      </w:r>
      <w:r w:rsidR="00383269" w:rsidRPr="008D1DE6">
        <w:rPr>
          <w:color w:val="auto"/>
        </w:rPr>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29"/>
        <w:commentRangeStart w:id="30"/>
        <m:r>
          <w:rPr>
            <w:rFonts w:ascii="Cambria Math" w:hAnsi="Cambria Math"/>
          </w:rPr>
          <m:t>cost (0.1, 1, and 10)</m:t>
        </m:r>
      </m:oMath>
      <w:r w:rsidRPr="00D022AA">
        <w:t xml:space="preserve">. </w:t>
      </w:r>
      <w:commentRangeEnd w:id="29"/>
      <w:r w:rsidR="00BF2AF0">
        <w:rPr>
          <w:rStyle w:val="Refdecomentario"/>
        </w:rPr>
        <w:commentReference w:id="29"/>
      </w:r>
      <w:commentRangeEnd w:id="30"/>
      <w:r w:rsidR="001076E9">
        <w:rPr>
          <w:rStyle w:val="Refdecomentario"/>
        </w:rPr>
        <w:commentReference w:id="30"/>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31"/>
      <w:commentRangeStart w:id="32"/>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31"/>
      <w:r w:rsidR="00C83B1E">
        <w:rPr>
          <w:rStyle w:val="Refdecomentario"/>
        </w:rPr>
        <w:commentReference w:id="31"/>
      </w:r>
      <w:commentRangeEnd w:id="32"/>
      <w:r w:rsidR="001076E9">
        <w:rPr>
          <w:rStyle w:val="Refdecomentario"/>
        </w:rPr>
        <w:commentReference w:id="32"/>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33"/>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commentRangeEnd w:id="33"/>
      <w:r>
        <w:rPr>
          <w:rStyle w:val="Refdecomentario"/>
        </w:rPr>
        <w:commentReference w:id="33"/>
      </w:r>
    </w:p>
    <w:p w14:paraId="0DCCCE17" w14:textId="59BB5669" w:rsidR="008F2416" w:rsidRPr="004B70C9" w:rsidRDefault="00A96D49" w:rsidP="0053570C">
      <w:pPr>
        <w:pStyle w:val="Descripcin"/>
        <w:jc w:val="center"/>
        <w:rPr>
          <w:color w:val="auto"/>
          <w:lang w:val="en-GB"/>
        </w:rPr>
      </w:pPr>
      <w:r w:rsidRPr="004B70C9">
        <w:rPr>
          <w:color w:val="auto"/>
        </w:rPr>
        <w:t>Figure 6</w:t>
      </w:r>
      <w:r w:rsidR="0053570C" w:rsidRPr="004B70C9">
        <w:rPr>
          <w:color w:val="auto"/>
        </w:rPr>
        <w:t xml:space="preserve">. </w:t>
      </w:r>
      <w:r w:rsidR="00D022AA" w:rsidRPr="004B70C9">
        <w:rPr>
          <w:color w:val="auto"/>
        </w:rPr>
        <w:t>Predicted regions by the new approach</w:t>
      </w:r>
    </w:p>
    <w:p w14:paraId="42F6A980" w14:textId="77777777" w:rsidR="00A96D49" w:rsidRDefault="00A96D49" w:rsidP="00DD0094">
      <w:pPr>
        <w:spacing w:line="360" w:lineRule="auto"/>
        <w:rPr>
          <w:highlight w:val="yellow"/>
        </w:rPr>
      </w:pPr>
    </w:p>
    <w:p w14:paraId="1AAEDA13" w14:textId="3A7D7D43"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34"/>
      <w:commentRangeStart w:id="35"/>
      <w:r w:rsidRPr="00D022AA">
        <w:t>for a grid of points between 0 and</w:t>
      </w:r>
      <w:r w:rsidR="00884759" w:rsidRPr="00D022AA">
        <w:t xml:space="preserve"> </w:t>
      </w:r>
      <w:r w:rsidR="00791B76" w:rsidRPr="00D022AA">
        <w:t>10</w:t>
      </w:r>
      <w:r w:rsidRPr="00D022AA">
        <w:t xml:space="preserve"> in both dimensions</w:t>
      </w:r>
      <w:commentRangeEnd w:id="34"/>
      <w:r w:rsidR="00C83B1E">
        <w:rPr>
          <w:rStyle w:val="Refdecomentario"/>
        </w:rPr>
        <w:commentReference w:id="34"/>
      </w:r>
      <w:commentRangeEnd w:id="35"/>
      <w:r w:rsidR="00690D21">
        <w:rPr>
          <w:rStyle w:val="Refdecomentario"/>
        </w:rPr>
        <w:commentReference w:id="35"/>
      </w:r>
      <w:r w:rsidRPr="00D022AA">
        <w:t xml:space="preserve">. It is possible to observe the resulting separating </w:t>
      </w:r>
      <w:proofErr w:type="gramStart"/>
      <w:r w:rsidRPr="00D022AA">
        <w:t>hyperplane</w:t>
      </w:r>
      <w:proofErr w:type="gramEnd"/>
      <w:r w:rsidRPr="00D022AA">
        <w:t xml:space="preserv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w:t>
      </w:r>
      <w:r w:rsidR="00512F88" w:rsidRPr="00720084">
        <w:t>output</w:t>
      </w:r>
      <w:r w:rsidR="006C0E07" w:rsidRPr="00720084">
        <w:t xml:space="preserve">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6D25A5CD" w:rsidR="000B27D8" w:rsidRDefault="00762F36" w:rsidP="00DD0094">
      <w:pPr>
        <w:spacing w:line="360" w:lineRule="auto"/>
      </w:pPr>
      <w:commentRangeStart w:id="36"/>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 xml:space="preserve">We used the Average Absolute Deviation (AAD) from the median as </w:t>
      </w:r>
      <w:proofErr w:type="gramStart"/>
      <w:r w:rsidR="00BF49BF" w:rsidRPr="00BF49BF">
        <w:t>the</w:t>
      </w:r>
      <w:proofErr w:type="gramEnd"/>
      <w:r w:rsidR="00BF49BF" w:rsidRPr="00BF49BF">
        <w:t xml:space="preserve"> sensitivity measure, which allowed us to quantify the relevance of each variable by measuring how much the prediction changes in response to alterations in a specific variable</w:t>
      </w:r>
      <w:r w:rsidR="00C42E05">
        <w:t xml:space="preserve"> (Cortez, P &amp; </w:t>
      </w:r>
      <w:proofErr w:type="spellStart"/>
      <w:r w:rsidR="00C42E05" w:rsidRPr="00BF49BF">
        <w:t>Embrechts</w:t>
      </w:r>
      <w:proofErr w:type="spellEnd"/>
      <w:r w:rsidR="00C42E05" w:rsidRPr="00BF49BF">
        <w:t>, M. J.</w:t>
      </w:r>
      <w:r w:rsidR="00C42E05">
        <w:t>, 2013)</w:t>
      </w:r>
      <w:r w:rsidRPr="00D022AA">
        <w:t xml:space="preserve">. We chose to use this library instead of </w:t>
      </w:r>
      <w:r w:rsidRPr="00D022AA">
        <w:lastRenderedPageBreak/>
        <w:t xml:space="preserve">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w:t>
      </w:r>
      <w:r w:rsidR="009C101F" w:rsidRPr="00D022AA">
        <w:t>total</w:t>
      </w:r>
      <w:r w:rsidRPr="00D022AA">
        <w:t xml:space="preserve"> importance, while for the input, its importance accounts for the remaining </w:t>
      </w:r>
      <w:r w:rsidR="005730F6" w:rsidRPr="00D022AA">
        <w:t>0.47</w:t>
      </w:r>
      <w:r w:rsidR="00C53ECF" w:rsidRPr="00D022AA">
        <w:t>9.</w:t>
      </w:r>
      <w:commentRangeEnd w:id="36"/>
      <w:r w:rsidR="00C83B1E">
        <w:rPr>
          <w:rStyle w:val="Refdecomentario"/>
        </w:rPr>
        <w:commentReference w:id="36"/>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 xml:space="preserve">In the following section, we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w:t>
      </w:r>
      <w:r>
        <w:lastRenderedPageBreak/>
        <w:t xml:space="preserve">representing human resources within each school. </w:t>
      </w:r>
      <w:proofErr w:type="gramStart"/>
      <w:r>
        <w:t>Output</w:t>
      </w:r>
      <w:proofErr w:type="gramEnd"/>
      <w:r>
        <w:t xml:space="preserve">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739A62FE" w14:textId="3A452E2D" w:rsidR="0056708D" w:rsidRPr="009C101F" w:rsidRDefault="006A31B8" w:rsidP="009C101F">
      <w:pPr>
        <w:spacing w:line="360" w:lineRule="auto"/>
        <w:sectPr w:rsidR="0056708D" w:rsidRPr="009C101F">
          <w:footerReference w:type="default" r:id="rId101"/>
          <w:pgSz w:w="11906" w:h="16838"/>
          <w:pgMar w:top="1417" w:right="1701" w:bottom="1417" w:left="1701" w:header="708" w:footer="708" w:gutter="0"/>
          <w:cols w:space="708"/>
          <w:docGrid w:linePitch="360"/>
        </w:sectPr>
        <w:pPrChange w:id="37" w:author="Gonzalez Moyano, Ricardo [2]" w:date="2024-10-27T23:44:00Z" w16du:dateUtc="2024-10-27T22:44:00Z">
          <w:pPr>
            <w:jc w:val="left"/>
          </w:pPr>
        </w:pPrChange>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r w:rsidR="00407F61">
        <w:rPr>
          <w:rFonts w:cs="Times New Roman"/>
        </w:rPr>
        <w:t xml:space="preserve"> </w:t>
      </w:r>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38"/>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38"/>
      <w:r w:rsidR="006251EF">
        <w:rPr>
          <w:rStyle w:val="Refdecomentario"/>
        </w:rPr>
        <w:commentReference w:id="38"/>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39"/>
      <w:r w:rsidR="00713872" w:rsidRPr="00BA2CFE">
        <w:rPr>
          <w:strike/>
        </w:rPr>
        <w:t>Spearmen</w:t>
      </w:r>
      <w:r w:rsidR="00713872">
        <w:t xml:space="preserve"> </w:t>
      </w:r>
      <w:r w:rsidRPr="00D022AA">
        <w:t xml:space="preserve">Pearson </w:t>
      </w:r>
      <w:commentRangeEnd w:id="39"/>
      <w:r w:rsidR="00407F61">
        <w:rPr>
          <w:rStyle w:val="Refdecomentario"/>
        </w:rPr>
        <w:commentReference w:id="39"/>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40"/>
      <w:r w:rsidR="00687992">
        <w:t>It is important to note that direct comparison of DEA efficiency scores with those obtained using our novel method is not feasible due to fundamental differences in their underlying principles</w:t>
      </w:r>
      <w:commentRangeEnd w:id="40"/>
      <w:r w:rsidR="00407F61">
        <w:rPr>
          <w:rStyle w:val="Refdecomentario"/>
        </w:rPr>
        <w:commentReference w:id="40"/>
      </w:r>
      <w:r w:rsidR="00687992">
        <w:t xml:space="preserve">. Traditional DEA constructs an enveloping surface that </w:t>
      </w:r>
      <w:r w:rsidR="00407F61">
        <w:t xml:space="preserve">envelops </w:t>
      </w:r>
      <w:r w:rsidR="00687992">
        <w:t xml:space="preserve">the observed data from above, representing the production possibility frontier. Efficiency scores in DEA are then calculated based on the distance of each DMU to this frontier, indicating how much </w:t>
      </w:r>
      <w:proofErr w:type="gramStart"/>
      <w:r w:rsidR="00687992">
        <w:t>outputs</w:t>
      </w:r>
      <w:proofErr w:type="gramEnd"/>
      <w:r w:rsidR="00687992">
        <w:t xml:space="preserve">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41"/>
      <w:commentRangeStart w:id="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 xml:space="preserve">1st </w:t>
            </w:r>
            <w:proofErr w:type="spellStart"/>
            <w:r>
              <w:t>Quartil</w:t>
            </w:r>
            <w:proofErr w:type="spellEnd"/>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 xml:space="preserve">3rd </w:t>
            </w:r>
            <w:proofErr w:type="spellStart"/>
            <w:r>
              <w:t>Quartil</w:t>
            </w:r>
            <w:proofErr w:type="spellEnd"/>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41"/>
    <w:p w14:paraId="4E3CA41C" w14:textId="77777777" w:rsidR="0001153A" w:rsidRPr="008D1DE6" w:rsidRDefault="00407F61" w:rsidP="0001153A">
      <w:pPr>
        <w:pStyle w:val="Descripcin"/>
        <w:jc w:val="center"/>
        <w:rPr>
          <w:color w:val="auto"/>
        </w:rPr>
      </w:pPr>
      <w:r>
        <w:rPr>
          <w:rStyle w:val="Refdecomentario"/>
          <w:i w:val="0"/>
          <w:iCs w:val="0"/>
          <w:color w:val="auto"/>
        </w:rPr>
        <w:commentReference w:id="41"/>
      </w:r>
      <w:commentRangeEnd w:id="42"/>
      <w:r w:rsidR="00684C02">
        <w:rPr>
          <w:rStyle w:val="Refdecomentario"/>
          <w:i w:val="0"/>
          <w:iCs w:val="0"/>
          <w:color w:val="auto"/>
        </w:rPr>
        <w:commentReference w:id="42"/>
      </w:r>
    </w:p>
    <w:p w14:paraId="580FF33A" w14:textId="07124C03" w:rsidR="00BE36BC" w:rsidRPr="008D1DE6" w:rsidRDefault="0001153A" w:rsidP="0001153A">
      <w:pPr>
        <w:pStyle w:val="Descripcin"/>
        <w:jc w:val="center"/>
        <w:rPr>
          <w:color w:val="auto"/>
          <w:highlight w:val="yellow"/>
          <w:lang w:val="en-GB"/>
        </w:rPr>
      </w:pPr>
      <w:r w:rsidRPr="008D1DE6">
        <w:rPr>
          <w:color w:val="auto"/>
        </w:rPr>
        <w:t>Tabl</w:t>
      </w:r>
      <w:r w:rsidR="006B75B5" w:rsidRPr="008D1DE6">
        <w:rPr>
          <w:color w:val="auto"/>
        </w:rPr>
        <w:t>e</w:t>
      </w:r>
      <w:r w:rsidR="00D022AA" w:rsidRPr="008D1DE6">
        <w:rPr>
          <w:color w:val="auto"/>
        </w:rPr>
        <w:t xml:space="preserve"> 2</w:t>
      </w:r>
      <w:r w:rsidRPr="008D1DE6">
        <w:rPr>
          <w:color w:val="auto"/>
        </w:rPr>
        <w:t>. Descriptive statistics of the scores</w:t>
      </w:r>
      <w:r w:rsidR="00D022AA" w:rsidRPr="008D1DE6">
        <w:rPr>
          <w:color w:val="auto"/>
        </w:rPr>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43"/>
      <w:commentRangeStart w:id="44"/>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43"/>
      <w:r w:rsidR="005A3733">
        <w:rPr>
          <w:rStyle w:val="Refdecomentario"/>
        </w:rPr>
        <w:commentReference w:id="43"/>
      </w:r>
      <w:commentRangeEnd w:id="44"/>
      <w:r w:rsidR="006E6FAF">
        <w:rPr>
          <w:rStyle w:val="Refdecomentario"/>
        </w:rPr>
        <w:commentReference w:id="44"/>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8D1DE6" w:rsidRDefault="007D20AA" w:rsidP="00E73F0F">
      <w:pPr>
        <w:pStyle w:val="Descripcin"/>
        <w:ind w:left="708" w:hanging="708"/>
        <w:jc w:val="center"/>
        <w:rPr>
          <w:noProof/>
          <w:color w:val="auto"/>
          <w:highlight w:val="yellow"/>
          <w:lang w:val="en-GB"/>
        </w:rPr>
      </w:pPr>
      <w:commentRangeStart w:id="45"/>
      <w:commentRangeStart w:id="46"/>
      <w:r w:rsidRPr="008D1DE6">
        <w:rPr>
          <w:color w:val="auto"/>
        </w:rPr>
        <w:t xml:space="preserve">Figure 7. </w:t>
      </w:r>
      <w:r w:rsidR="00E73F0F" w:rsidRPr="008D1DE6">
        <w:rPr>
          <w:color w:val="auto"/>
        </w:rPr>
        <w:t>Kernel density estimation of the scores</w:t>
      </w:r>
      <w:r w:rsidR="00357AF0" w:rsidRPr="008D1DE6">
        <w:rPr>
          <w:color w:val="auto"/>
        </w:rPr>
        <w:t>.</w:t>
      </w:r>
      <w:commentRangeEnd w:id="45"/>
      <w:r w:rsidR="00DB6F45" w:rsidRPr="00512F88">
        <w:rPr>
          <w:rStyle w:val="Refdecomentario"/>
          <w:i w:val="0"/>
          <w:iCs w:val="0"/>
          <w:color w:val="auto"/>
        </w:rPr>
        <w:commentReference w:id="45"/>
      </w:r>
      <w:commentRangeEnd w:id="46"/>
      <w:r w:rsidR="009621B3" w:rsidRPr="00512F88">
        <w:rPr>
          <w:rStyle w:val="Refdecomentario"/>
          <w:i w:val="0"/>
          <w:iCs w:val="0"/>
          <w:color w:val="auto"/>
        </w:rPr>
        <w:commentReference w:id="46"/>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47"/>
      <w:r w:rsidR="009D7BB7" w:rsidRPr="009D7BB7">
        <w:rPr>
          <w:noProof/>
          <w:lang w:val="en-GB"/>
        </w:rPr>
        <w:t xml:space="preserve">Pareto-efficient </w:t>
      </w:r>
      <w:commentRangeEnd w:id="47"/>
      <w:r w:rsidR="00407F61">
        <w:rPr>
          <w:rStyle w:val="Refdecomentario"/>
        </w:rPr>
        <w:commentReference w:id="47"/>
      </w:r>
      <w:r w:rsidR="009D7BB7" w:rsidRPr="009D7BB7">
        <w:rPr>
          <w:noProof/>
          <w:lang w:val="en-GB"/>
        </w:rPr>
        <w:t xml:space="preserve">DMUs as equally efficient. </w:t>
      </w:r>
      <w:commentRangeStart w:id="48"/>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48"/>
      <w:r w:rsidR="005A3733">
        <w:rPr>
          <w:rStyle w:val="Refdecomentario"/>
        </w:rPr>
        <w:commentReference w:id="48"/>
      </w:r>
      <w:r w:rsidR="009D7BB7" w:rsidRPr="009D7BB7">
        <w:rPr>
          <w:noProof/>
          <w:lang w:val="en-GB"/>
        </w:rPr>
        <w:t xml:space="preserve"> </w:t>
      </w:r>
      <w:commentRangeStart w:id="49"/>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49"/>
      <w:r w:rsidR="005A3733">
        <w:rPr>
          <w:rStyle w:val="Refdecomentario"/>
        </w:rPr>
        <w:commentReference w:id="49"/>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50"/>
      <w:commentRangeStart w:id="51"/>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50"/>
      <w:r w:rsidR="00644021">
        <w:rPr>
          <w:rStyle w:val="Refdecomentario"/>
        </w:rPr>
        <w:commentReference w:id="50"/>
      </w:r>
      <w:commentRangeEnd w:id="51"/>
      <w:r w:rsidR="006E6FAF">
        <w:rPr>
          <w:rStyle w:val="Refdecomentario"/>
        </w:rPr>
        <w:commentReference w:id="51"/>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52"/>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52"/>
            <w:r w:rsidR="00FE02B8">
              <w:rPr>
                <w:rStyle w:val="Refdecomentario"/>
              </w:rPr>
              <w:commentReference w:id="52"/>
            </w:r>
          </w:p>
        </w:tc>
      </w:tr>
    </w:tbl>
    <w:p w14:paraId="33557694" w14:textId="77777777" w:rsidR="00072CE3" w:rsidRPr="008D1DE6" w:rsidRDefault="00072CE3" w:rsidP="00072CE3">
      <w:pPr>
        <w:pStyle w:val="Descripcin"/>
        <w:rPr>
          <w:color w:val="auto"/>
        </w:rPr>
      </w:pPr>
    </w:p>
    <w:p w14:paraId="70B2ED9F" w14:textId="72D9595B" w:rsidR="00072CE3" w:rsidRPr="008D1DE6" w:rsidRDefault="00072CE3" w:rsidP="00072CE3">
      <w:pPr>
        <w:pStyle w:val="Descripcin"/>
        <w:jc w:val="center"/>
        <w:rPr>
          <w:color w:val="auto"/>
          <w:lang w:val="en-GB"/>
        </w:rPr>
      </w:pPr>
      <w:r w:rsidRPr="008D1DE6">
        <w:rPr>
          <w:color w:val="auto"/>
        </w:rPr>
        <w:t>Table 3.</w:t>
      </w:r>
      <w:r w:rsidR="00C21463" w:rsidRPr="008D1DE6">
        <w:rPr>
          <w:color w:val="auto"/>
        </w:rPr>
        <w:t xml:space="preserve"> 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64B83E04" w:rsidR="00744AA7" w:rsidRDefault="00473A7A" w:rsidP="00A302A8">
      <w:pPr>
        <w:spacing w:line="360" w:lineRule="auto"/>
      </w:pPr>
      <w:commentRangeStart w:id="53"/>
      <w:r w:rsidRPr="00596BA3">
        <w:t xml:space="preserve">The sensitivity analysis conducted on the SVM-calculated model reveals the following order of importance: </w:t>
      </w:r>
      <w:r w:rsidR="004B3C61">
        <w:t xml:space="preserve">the input </w:t>
      </w:r>
      <w:r w:rsidRPr="00596BA3">
        <w:t>ESCS (0.431)</w:t>
      </w:r>
      <w:r w:rsidR="00644021">
        <w:t xml:space="preserve"> </w:t>
      </w:r>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54"/>
      <w:r w:rsidR="00C247B9" w:rsidRPr="00596BA3">
        <w:rPr>
          <w:lang w:val="en-GB"/>
        </w:rPr>
        <w:t>).</w:t>
      </w:r>
      <w:r w:rsidR="00F91BF2" w:rsidRPr="00596BA3">
        <w:rPr>
          <w:lang w:val="en-GB"/>
        </w:rPr>
        <w:t xml:space="preserve"> </w:t>
      </w:r>
      <w:commentRangeEnd w:id="53"/>
      <w:r w:rsidR="00644021">
        <w:rPr>
          <w:rStyle w:val="Refdecomentario"/>
        </w:rPr>
        <w:commentReference w:id="53"/>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54"/>
      <w:r w:rsidR="00E30A26">
        <w:rPr>
          <w:rStyle w:val="Refdecomentario"/>
        </w:rPr>
        <w:commentReference w:id="54"/>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r w:rsidR="004B3C61">
        <w:t xml:space="preserve"> </w:t>
      </w:r>
    </w:p>
    <w:p w14:paraId="6367AED0" w14:textId="3C8625FE" w:rsidR="00F42F3A" w:rsidRDefault="0004551A" w:rsidP="008D1DE6">
      <w:pPr>
        <w:spacing w:line="360" w:lineRule="auto"/>
        <w:jc w:val="center"/>
      </w:pPr>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w:t>
      </w:r>
      <w:proofErr w:type="gramStart"/>
      <w:r w:rsidR="00DE3805">
        <w:rPr>
          <w:lang w:val="en-GB"/>
        </w:rPr>
        <w:t>be also used</w:t>
      </w:r>
      <w:proofErr w:type="gramEnd"/>
      <w:r w:rsidR="00DE3805">
        <w:rPr>
          <w:lang w:val="en-GB"/>
        </w:rPr>
        <w:t xml:space="preserve">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t>
      </w:r>
      <w:proofErr w:type="gramStart"/>
      <w:r w:rsidR="00A32E9F">
        <w:rPr>
          <w:lang w:val="en-GB"/>
        </w:rPr>
        <w:t>was used</w:t>
      </w:r>
      <w:proofErr w:type="gramEnd"/>
      <w:r w:rsidR="00A32E9F">
        <w:rPr>
          <w:lang w:val="en-GB"/>
        </w:rPr>
        <w:t xml:space="preserve">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xml:space="preserve">. In cases where a school </w:t>
      </w:r>
      <w:proofErr w:type="gramStart"/>
      <w:r w:rsidR="00A302A8" w:rsidRPr="00A302A8">
        <w:rPr>
          <w:lang w:val="en-GB"/>
        </w:rPr>
        <w:t>is predicted</w:t>
      </w:r>
      <w:proofErr w:type="gramEnd"/>
      <w:r w:rsidR="00A302A8" w:rsidRPr="00A302A8">
        <w:rPr>
          <w:lang w:val="en-GB"/>
        </w:rPr>
        <w:t xml:space="preserve">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47FFAB74" w:rsidR="00A1488B" w:rsidRDefault="00C21463" w:rsidP="005C1F82">
      <w:pPr>
        <w:spacing w:line="360" w:lineRule="auto"/>
        <w:rPr>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w:t>
      </w:r>
      <w:proofErr w:type="gramStart"/>
      <w:r w:rsidRPr="00C21463">
        <w:t>set</w:t>
      </w:r>
      <w:proofErr w:type="gramEnd"/>
      <w:r w:rsidRPr="00C21463">
        <w:t xml:space="preserve">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 xml:space="preserve">variable in our model, indicating that higher socio-economic status </w:t>
      </w:r>
      <w:proofErr w:type="gramStart"/>
      <w:r w:rsidR="005C1F82" w:rsidRPr="005C1F82">
        <w:rPr>
          <w:lang w:val="en-GB"/>
        </w:rPr>
        <w:t>generally correlates</w:t>
      </w:r>
      <w:proofErr w:type="gramEnd"/>
      <w:r w:rsidR="005C1F82" w:rsidRPr="005C1F82">
        <w:rPr>
          <w:lang w:val="en-GB"/>
        </w:rPr>
        <w:t xml:space="preserve">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55"/>
      <w:commentRangeStart w:id="56"/>
      <w:r w:rsidR="005C1F82" w:rsidRPr="005C1F82">
        <w:rPr>
          <w:lang w:val="en-GB"/>
        </w:rPr>
        <w:t xml:space="preserve">The second school, with an ESCS in the 90th percentile and PVMATH in the 25th percentile, shows scores of 1.185 from the SVM model and 1.155 from the NN model. </w:t>
      </w:r>
      <w:commentRangeEnd w:id="55"/>
      <w:r w:rsidR="00E77920">
        <w:rPr>
          <w:rStyle w:val="Refdecomentario"/>
        </w:rPr>
        <w:commentReference w:id="55"/>
      </w:r>
      <w:commentRangeEnd w:id="56"/>
      <w:r w:rsidR="000936B1">
        <w:rPr>
          <w:rStyle w:val="Refdecomentario"/>
        </w:rPr>
        <w:commentReference w:id="56"/>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57"/>
      <w:commentRangeStart w:id="58"/>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because the output scores are on average (like the first school), but  the socioeconomic status of the students is higher (yet below the 90</w:t>
      </w:r>
      <w:r w:rsidR="00A1488B" w:rsidRPr="008D1DE6">
        <w:rPr>
          <w:vertAlign w:val="superscript"/>
          <w:lang w:val="en-GB"/>
        </w:rPr>
        <w:t>th</w:t>
      </w:r>
      <w:r w:rsidR="00A1488B">
        <w:rPr>
          <w:lang w:val="en-GB"/>
        </w:rPr>
        <w:t xml:space="preserve"> percentile of the second school)</w:t>
      </w:r>
      <w:r w:rsidR="005C1F82" w:rsidRPr="005C1F82">
        <w:rPr>
          <w:lang w:val="en-GB"/>
        </w:rPr>
        <w:t>.</w:t>
      </w:r>
      <w:commentRangeEnd w:id="57"/>
      <w:r w:rsidR="00A1488B">
        <w:rPr>
          <w:rStyle w:val="Refdecomentario"/>
        </w:rPr>
        <w:commentReference w:id="57"/>
      </w:r>
      <w:commentRangeEnd w:id="58"/>
      <w:r w:rsidR="000936B1">
        <w:rPr>
          <w:rStyle w:val="Refdecomentario"/>
        </w:rPr>
        <w:commentReference w:id="58"/>
      </w:r>
      <w:r w:rsidR="005C1F82">
        <w:rPr>
          <w:lang w:val="en-GB"/>
        </w:rPr>
        <w:t xml:space="preserve"> </w:t>
      </w:r>
    </w:p>
    <w:p w14:paraId="78117CF1" w14:textId="3438A41F" w:rsidR="005C1F82" w:rsidRPr="005C1F82" w:rsidRDefault="005C1F82" w:rsidP="005C1F82">
      <w:pPr>
        <w:spacing w:line="360" w:lineRule="auto"/>
        <w:rPr>
          <w:lang w:val="en-GB"/>
        </w:rPr>
      </w:pPr>
      <w:commentRangeStart w:id="59"/>
      <w:commentRangeStart w:id="60"/>
      <w:r>
        <w:rPr>
          <w:lang w:val="en-GB"/>
        </w:rPr>
        <w:t>Overall</w:t>
      </w:r>
      <w:r w:rsidRPr="005C1F82">
        <w:rPr>
          <w:lang w:val="en-GB"/>
        </w:rPr>
        <w:t xml:space="preserve">, these results highlight the pivotal role of socio-economic status in determining school efficiency. </w:t>
      </w:r>
      <w:proofErr w:type="gramStart"/>
      <w:r w:rsidR="00A1488B">
        <w:rPr>
          <w:lang w:val="en-GB"/>
        </w:rPr>
        <w:t>Rather interestingly</w:t>
      </w:r>
      <w:proofErr w:type="gramEnd"/>
      <w:r w:rsidR="00A1488B">
        <w:rPr>
          <w:lang w:val="en-GB"/>
        </w:rPr>
        <w:t xml:space="preserve"> </w:t>
      </w:r>
      <w:r w:rsidRPr="005C1F82">
        <w:rPr>
          <w:lang w:val="en-GB"/>
        </w:rPr>
        <w:t xml:space="preserve">Schools with higher ESCS values tend to achieve better efficiency scores, even when other variables such as academic performance (PVMATH) are lower. </w:t>
      </w:r>
      <w:commentRangeEnd w:id="59"/>
      <w:r w:rsidR="00A1488B">
        <w:rPr>
          <w:rStyle w:val="Refdecomentario"/>
        </w:rPr>
        <w:commentReference w:id="59"/>
      </w:r>
      <w:commentRangeEnd w:id="60"/>
      <w:r w:rsidR="000936B1">
        <w:rPr>
          <w:rStyle w:val="Refdecomentario"/>
        </w:rPr>
        <w:commentReference w:id="60"/>
      </w: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 xml:space="preserve">The advantages of our integrated approach extend beyond just analytical improvements. They also offer practical benefits in terms of scalability and adaptability. The model's ability to handle </w:t>
      </w:r>
      <w:r>
        <w:lastRenderedPageBreak/>
        <w:t>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435DD789"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r w:rsidR="001B2E08">
        <w:t>,</w:t>
      </w:r>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8D1DE6">
        <w:rPr>
          <w:i/>
          <w:iCs/>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256F4985" w14:textId="2E7F2CCF" w:rsidR="00EE4803" w:rsidRDefault="00EE4803" w:rsidP="00EE4803">
      <w:pPr>
        <w:spacing w:line="360" w:lineRule="auto"/>
      </w:pPr>
      <w:r>
        <w:t xml:space="preserve">2. </w:t>
      </w:r>
      <w:r w:rsidRPr="008D1DE6">
        <w:rPr>
          <w:i/>
          <w:iCs/>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57D6EA5E" w14:textId="5C4104FB" w:rsidR="00EE4803" w:rsidRDefault="00EE4803" w:rsidP="00EE4803">
      <w:pPr>
        <w:spacing w:line="360" w:lineRule="auto"/>
      </w:pPr>
      <w:r>
        <w:t xml:space="preserve">3. </w:t>
      </w:r>
      <w:r w:rsidRPr="008D1DE6">
        <w:rPr>
          <w:i/>
          <w:iCs/>
        </w:rPr>
        <w:t>Flexibility and Customization</w:t>
      </w:r>
      <w:r>
        <w:t xml:space="preserve">: The modular nature of our approach allows for the integration of </w:t>
      </w:r>
      <w:r w:rsidR="009F3205">
        <w:t xml:space="preserve">any </w:t>
      </w:r>
      <w:proofErr w:type="gramStart"/>
      <w:r w:rsidR="009F3205">
        <w:t xml:space="preserve">classification </w:t>
      </w:r>
      <w:r>
        <w:t>ML technique</w:t>
      </w:r>
      <w:proofErr w:type="gramEnd"/>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w:t>
      </w:r>
      <w:r>
        <w:lastRenderedPageBreak/>
        <w:t>machine learning.</w:t>
      </w:r>
      <w:r w:rsidR="007A49F6">
        <w:t xml:space="preserve"> The adoption of other classification methods and number of labels, e.g. graduating inefficiency score into groups, also constitutes a promising venue </w:t>
      </w:r>
      <w:proofErr w:type="gramStart"/>
      <w:r w:rsidR="007A49F6">
        <w:t>of</w:t>
      </w:r>
      <w:proofErr w:type="gramEnd"/>
      <w:r w:rsidR="007A49F6">
        <w:t xml:space="preserve"> future research. </w:t>
      </w: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 xml:space="preserve">for </w:t>
      </w:r>
      <w:proofErr w:type="gramStart"/>
      <w:r w:rsidR="00813144">
        <w:t>market oriented</w:t>
      </w:r>
      <w:proofErr w:type="gramEnd"/>
      <w:r w:rsidR="00813144">
        <w:t xml:space="preserve">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w:t>
      </w:r>
      <w:proofErr w:type="gramStart"/>
      <w:r>
        <w:t>an</w:t>
      </w:r>
      <w:proofErr w:type="gramEnd"/>
      <w:r>
        <w:t xml:space="preserve">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lastRenderedPageBreak/>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07D7A1D6" w14:textId="77777777" w:rsidR="00863431" w:rsidRPr="00212559" w:rsidRDefault="0086343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66842F7" w14:textId="77777777" w:rsidR="00863431" w:rsidRPr="00BA1EC0" w:rsidRDefault="0086343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18DDEEBA" w14:textId="77777777" w:rsidR="00863431" w:rsidRPr="00212559" w:rsidRDefault="0086343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151C05C1" w14:textId="77777777" w:rsidR="00863431" w:rsidRDefault="00863431" w:rsidP="00D742D6">
      <w:pPr>
        <w:spacing w:line="360" w:lineRule="auto"/>
      </w:pPr>
      <w:r w:rsidRPr="00131537">
        <w:t>Banker, R. D., &amp; Morey, R. C. (1986). Efficiency analysis for exogenously fixed inputs and outputs. Operations Research, 34(4), 513-521.</w:t>
      </w:r>
    </w:p>
    <w:p w14:paraId="6F1568B8" w14:textId="77777777" w:rsidR="00863431" w:rsidRPr="00131537" w:rsidRDefault="0086343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235F501C" w14:textId="77777777" w:rsidR="00863431" w:rsidRDefault="00863431" w:rsidP="006E48EB">
      <w:pPr>
        <w:spacing w:line="360" w:lineRule="auto"/>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90FFFE" w14:textId="77777777" w:rsidR="00863431" w:rsidRDefault="00863431"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47B96121" w14:textId="77777777" w:rsidR="00863431" w:rsidRPr="00212559" w:rsidRDefault="0086343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2DD00F1F" w14:textId="77777777" w:rsidR="00863431" w:rsidRPr="00131537" w:rsidRDefault="0086343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21E0F3D4" w14:textId="77777777" w:rsidR="00863431" w:rsidRDefault="00863431"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4DF6BE24" w14:textId="77777777" w:rsidR="00863431" w:rsidRPr="00131537" w:rsidRDefault="0086343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 xml:space="preserve">Journal of </w:t>
      </w:r>
      <w:proofErr w:type="gramStart"/>
      <w:r w:rsidRPr="00DB0FE1">
        <w:rPr>
          <w:i/>
          <w:iCs/>
        </w:rPr>
        <w:t>econometrics</w:t>
      </w:r>
      <w:proofErr w:type="gramEnd"/>
      <w:r w:rsidRPr="00DB0FE1">
        <w:t>, </w:t>
      </w:r>
      <w:r w:rsidRPr="00DB0FE1">
        <w:rPr>
          <w:i/>
          <w:iCs/>
        </w:rPr>
        <w:t>30</w:t>
      </w:r>
      <w:r w:rsidRPr="00DB0FE1">
        <w:t>(1-2), 91-107.</w:t>
      </w:r>
    </w:p>
    <w:p w14:paraId="0DE958C7" w14:textId="77777777" w:rsidR="00863431" w:rsidRDefault="0086343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4BFF7AC5" w14:textId="77777777" w:rsidR="00863431" w:rsidRDefault="00863431" w:rsidP="00607D39">
      <w:pPr>
        <w:spacing w:line="360" w:lineRule="auto"/>
        <w:rPr>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315C56A" w14:textId="77777777" w:rsidR="00863431" w:rsidRPr="00431912" w:rsidRDefault="00863431" w:rsidP="00607D39">
      <w:pPr>
        <w:spacing w:line="360" w:lineRule="auto"/>
        <w:rPr>
          <w:lang w:val="en-GB"/>
        </w:rPr>
      </w:pPr>
      <w:r w:rsidRPr="00863431">
        <w:rPr>
          <w:lang w:val="es-ES"/>
        </w:rPr>
        <w:t xml:space="preserve">Cortez, P., &amp; </w:t>
      </w:r>
      <w:proofErr w:type="spellStart"/>
      <w:r w:rsidRPr="00863431">
        <w:rPr>
          <w:lang w:val="es-ES"/>
        </w:rPr>
        <w:t>Embrechts</w:t>
      </w:r>
      <w:proofErr w:type="spellEnd"/>
      <w:r w:rsidRPr="00863431">
        <w:rPr>
          <w:lang w:val="es-ES"/>
        </w:rPr>
        <w:t xml:space="preserve">, M. J. (2013). </w:t>
      </w:r>
      <w:r w:rsidRPr="00C42E05">
        <w:rPr>
          <w:lang w:val="en-GB"/>
        </w:rPr>
        <w:t>Using sensitivity analysis and visualization techniques to open black box data mining models. Information Sciences, 225, 1-17.</w:t>
      </w:r>
    </w:p>
    <w:p w14:paraId="154331ED" w14:textId="77777777" w:rsidR="00863431" w:rsidRPr="00212559" w:rsidRDefault="00863431"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DDF1056" w14:textId="77777777" w:rsidR="00863431" w:rsidRPr="00863431" w:rsidRDefault="00863431" w:rsidP="00E70598">
      <w:pPr>
        <w:spacing w:line="360" w:lineRule="auto"/>
        <w:rPr>
          <w:lang w:val="en-GB"/>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r w:rsidRPr="00863431">
        <w:rPr>
          <w:i/>
          <w:iCs/>
          <w:lang w:val="en-GB"/>
        </w:rPr>
        <w:t>Computers &amp; Industrial Engineering</w:t>
      </w:r>
      <w:r w:rsidRPr="00863431">
        <w:rPr>
          <w:lang w:val="en-GB"/>
        </w:rPr>
        <w:t>, </w:t>
      </w:r>
      <w:r w:rsidRPr="00863431">
        <w:rPr>
          <w:i/>
          <w:iCs/>
          <w:lang w:val="en-GB"/>
        </w:rPr>
        <w:t>56</w:t>
      </w:r>
      <w:r w:rsidRPr="00863431">
        <w:rPr>
          <w:lang w:val="en-GB"/>
        </w:rPr>
        <w:t>(1), 249-254.</w:t>
      </w:r>
    </w:p>
    <w:p w14:paraId="018298C6" w14:textId="77777777" w:rsidR="00863431" w:rsidRPr="00131537" w:rsidRDefault="00863431" w:rsidP="006E48EB">
      <w:pPr>
        <w:spacing w:line="360" w:lineRule="auto"/>
      </w:pPr>
      <w:r w:rsidRPr="00863431">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0A2B9C21" w14:textId="77777777" w:rsidR="00863431" w:rsidRDefault="0086343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46115A4F" w14:textId="77777777" w:rsidR="00863431" w:rsidRPr="00212559" w:rsidRDefault="0086343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22C25025" w14:textId="77777777" w:rsidR="00863431" w:rsidRPr="009D7BB7" w:rsidRDefault="00863431" w:rsidP="008F0011">
      <w:pPr>
        <w:spacing w:line="360" w:lineRule="auto"/>
        <w:rPr>
          <w:lang w:val="en-GB"/>
        </w:rPr>
      </w:pPr>
      <w:r>
        <w:t xml:space="preserve">Goodfellow, I., Bengio, Y., &amp; Courville, A. (2016). Deep Learning. </w:t>
      </w:r>
      <w:r w:rsidRPr="009D7BB7">
        <w:rPr>
          <w:lang w:val="en-GB"/>
        </w:rPr>
        <w:t>MIT Press.</w:t>
      </w:r>
    </w:p>
    <w:p w14:paraId="13896985" w14:textId="77777777" w:rsidR="00863431" w:rsidRPr="00212559" w:rsidRDefault="00863431"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9A1D123" w14:textId="77777777" w:rsidR="00863431" w:rsidRPr="00212559" w:rsidRDefault="0086343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6FE0D992" w14:textId="77777777" w:rsidR="00863431" w:rsidRDefault="0086343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2007962D" w14:textId="77777777" w:rsidR="00863431" w:rsidRDefault="00863431"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5E18F19F" w14:textId="77777777" w:rsidR="00863431" w:rsidRPr="00212559" w:rsidDel="00F43467" w:rsidRDefault="00863431" w:rsidP="00E70598">
      <w:pPr>
        <w:spacing w:line="360" w:lineRule="auto"/>
        <w:rPr>
          <w:lang w:val="en-GB"/>
        </w:rPr>
      </w:pPr>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p>
    <w:p w14:paraId="7DFA4038" w14:textId="77777777" w:rsidR="00863431" w:rsidRPr="00B559FA" w:rsidRDefault="00863431"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047E8DEC" w14:textId="77777777" w:rsidR="00863431" w:rsidRDefault="00863431"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061747AB" w14:textId="77777777" w:rsidR="00863431" w:rsidRDefault="0086343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46250FB0" w14:textId="77777777" w:rsidR="00863431" w:rsidRPr="00212559" w:rsidRDefault="0086343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16D79EFE" w14:textId="77777777" w:rsidR="00863431" w:rsidRPr="009D1A09" w:rsidRDefault="00863431"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proofErr w:type="gramStart"/>
      <w:r w:rsidRPr="00B559FA">
        <w:rPr>
          <w:lang w:val="en-GB"/>
        </w:rPr>
        <w:t>kernlab</w:t>
      </w:r>
      <w:proofErr w:type="spellEnd"/>
      <w:proofErr w:type="gram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68FB37C2" w14:textId="77777777" w:rsidR="00863431" w:rsidRDefault="0086343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0897043E" w14:textId="77777777" w:rsidR="00863431" w:rsidRPr="00212559" w:rsidRDefault="0086343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248A6E2E" w14:textId="77777777" w:rsidR="00863431" w:rsidRPr="00212559" w:rsidRDefault="00863431" w:rsidP="00E70598">
      <w:pPr>
        <w:spacing w:line="360" w:lineRule="auto"/>
        <w:rPr>
          <w:lang w:val="en-GB"/>
        </w:rPr>
      </w:pPr>
      <w:r w:rsidRPr="00212559">
        <w:rPr>
          <w:lang w:val="en-GB"/>
        </w:rPr>
        <w:t xml:space="preserve">Kwon, H. B., Lee, J., &amp; </w:t>
      </w:r>
      <w:proofErr w:type="spellStart"/>
      <w:r w:rsidRPr="00212559">
        <w:rPr>
          <w:lang w:val="en-GB"/>
        </w:rPr>
        <w:t>Roh</w:t>
      </w:r>
      <w:proofErr w:type="spellEnd"/>
      <w:r w:rsidRPr="00212559">
        <w:rPr>
          <w:lang w:val="en-GB"/>
        </w:rPr>
        <w:t xml:space="preserve">,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DB1A244" w14:textId="77777777" w:rsidR="00863431" w:rsidRDefault="00863431" w:rsidP="008F0011">
      <w:pPr>
        <w:spacing w:line="360" w:lineRule="auto"/>
      </w:pPr>
      <w:r w:rsidRPr="00212559">
        <w:rPr>
          <w:lang w:val="en-GB"/>
        </w:rPr>
        <w:t xml:space="preserve">LeCun, Y., Bengio, Y., &amp; Hinton, G. (2015). </w:t>
      </w:r>
      <w:r>
        <w:t>Deep learning. Nature, 521(7553), 436-444.</w:t>
      </w:r>
    </w:p>
    <w:p w14:paraId="52AAF673" w14:textId="77777777" w:rsidR="00863431" w:rsidRPr="00212559" w:rsidRDefault="0086343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03BD7B6A" w14:textId="77777777" w:rsidR="00863431" w:rsidRPr="00212559" w:rsidRDefault="00863431" w:rsidP="00E70598">
      <w:pPr>
        <w:spacing w:line="360" w:lineRule="auto"/>
        <w:rPr>
          <w:lang w:val="en-GB"/>
        </w:rPr>
      </w:pPr>
      <w:r w:rsidRPr="00863431">
        <w:t>Lin, H. T., Lin, C. J., &amp; Weng, R. C. (2007). A note on Platt’s probabilistic outputs for support vector machines. </w:t>
      </w:r>
      <w:r w:rsidRPr="00863431">
        <w:rPr>
          <w:i/>
          <w:iCs/>
        </w:rPr>
        <w:t>Machine learning</w:t>
      </w:r>
      <w:r w:rsidRPr="00863431">
        <w:t>, </w:t>
      </w:r>
      <w:r w:rsidRPr="00863431">
        <w:rPr>
          <w:i/>
          <w:iCs/>
        </w:rPr>
        <w:t>68</w:t>
      </w:r>
      <w:r w:rsidRPr="00863431">
        <w:t>, 267-276.</w:t>
      </w:r>
    </w:p>
    <w:p w14:paraId="173438A0" w14:textId="77777777" w:rsidR="00863431" w:rsidRDefault="0086343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96CFE8F" w14:textId="77777777" w:rsidR="00863431" w:rsidRPr="00212559" w:rsidRDefault="0086343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756E82C5" w14:textId="77777777" w:rsidR="00863431" w:rsidRPr="00212559" w:rsidRDefault="0086343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2B9BC311" w14:textId="77777777" w:rsidR="00863431" w:rsidRPr="00212559" w:rsidRDefault="0086343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19734A0" w14:textId="77777777" w:rsidR="00863431" w:rsidRDefault="0086343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70CAA29B" w14:textId="77777777" w:rsidR="00863431" w:rsidRPr="009D1A09" w:rsidRDefault="00863431" w:rsidP="004D2CDE">
      <w:pPr>
        <w:spacing w:line="360" w:lineRule="auto"/>
        <w:rPr>
          <w:lang w:val="en-GB"/>
        </w:rPr>
      </w:pPr>
      <w:r w:rsidRPr="009D1A09">
        <w:rPr>
          <w:lang w:val="en-GB"/>
        </w:rPr>
        <w:t xml:space="preserve">Omrani, H., </w:t>
      </w:r>
      <w:proofErr w:type="spellStart"/>
      <w:r w:rsidRPr="009D1A09">
        <w:rPr>
          <w:lang w:val="en-GB"/>
        </w:rPr>
        <w:t>Emrouznejad</w:t>
      </w:r>
      <w:proofErr w:type="spellEnd"/>
      <w:r w:rsidRPr="009D1A09">
        <w:rPr>
          <w:lang w:val="en-GB"/>
        </w:rPr>
        <w:t xml:space="preserve">,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28CD1543" w14:textId="77777777" w:rsidR="00863431" w:rsidRPr="00212559" w:rsidRDefault="0086343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5EB5760B" w14:textId="77777777" w:rsidR="00863431" w:rsidRPr="00131537" w:rsidRDefault="0086343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727E6181" w14:textId="77777777" w:rsidR="00863431" w:rsidRDefault="00863431" w:rsidP="006E48EB">
      <w:pPr>
        <w:spacing w:line="360" w:lineRule="auto"/>
        <w:rPr>
          <w:lang w:val="en-GB"/>
        </w:rPr>
      </w:pPr>
      <w:r w:rsidRPr="008D1DE6">
        <w:rPr>
          <w:lang w:val="en-GB"/>
        </w:rPr>
        <w:t xml:space="preserve">Pastor, J. T., Ruiz, J. L., &amp; Sirvent, I. (2002). </w:t>
      </w:r>
      <w:r w:rsidRPr="00C40882">
        <w:rPr>
          <w:lang w:val="en-GB"/>
        </w:rPr>
        <w:t>A statistical test for nested radial DEA models. Operations Research, 50(4), 728-735.</w:t>
      </w:r>
    </w:p>
    <w:p w14:paraId="756F8613" w14:textId="77777777" w:rsidR="00863431" w:rsidRDefault="00863431" w:rsidP="004B29B2">
      <w:pPr>
        <w:spacing w:line="360" w:lineRule="auto"/>
      </w:pPr>
      <w:r w:rsidRPr="008D1DE6">
        <w:rPr>
          <w:lang w:val="en-GB"/>
        </w:rPr>
        <w:t xml:space="preserve">Pastor, J.T., Aparicio, J., </w:t>
      </w:r>
      <w:proofErr w:type="spellStart"/>
      <w:r w:rsidRPr="008D1DE6">
        <w:rPr>
          <w:lang w:val="en-GB"/>
        </w:rPr>
        <w:t>Zofío</w:t>
      </w:r>
      <w:proofErr w:type="spellEnd"/>
      <w:r w:rsidRPr="008D1DE6">
        <w:rPr>
          <w:lang w:val="en-GB"/>
        </w:rPr>
        <w:t xml:space="preserve">, J.L., 2022. </w:t>
      </w:r>
      <w:r w:rsidRPr="00863431">
        <w:rPr>
          <w:i/>
          <w:iCs/>
        </w:rPr>
        <w:t xml:space="preserve">Benchmarking </w:t>
      </w:r>
      <w:r>
        <w:rPr>
          <w:i/>
          <w:iCs/>
        </w:rPr>
        <w:t>E</w:t>
      </w:r>
      <w:r w:rsidRPr="00863431">
        <w:rPr>
          <w:i/>
          <w:iCs/>
        </w:rPr>
        <w:t xml:space="preserve">conomic </w:t>
      </w:r>
      <w:r>
        <w:rPr>
          <w:i/>
          <w:iCs/>
        </w:rPr>
        <w:t>E</w:t>
      </w:r>
      <w:r w:rsidRPr="00863431">
        <w:rPr>
          <w:i/>
          <w:iCs/>
        </w:rPr>
        <w:t>fficiency</w:t>
      </w:r>
      <w:r>
        <w:t xml:space="preserve">: </w:t>
      </w:r>
      <w:r w:rsidRPr="00863431">
        <w:rPr>
          <w:i/>
          <w:iCs/>
        </w:rPr>
        <w:t>Technical and Allocative Fundamentals</w:t>
      </w:r>
      <w:r>
        <w:t xml:space="preserve">. In: International Series </w:t>
      </w:r>
      <w:proofErr w:type="gramStart"/>
      <w:r>
        <w:t>In</w:t>
      </w:r>
      <w:proofErr w:type="gramEnd"/>
      <w:r>
        <w:t xml:space="preserve"> Operations Research &amp; Management Science, ISOR, vol. 315. Springer Verlag.</w:t>
      </w:r>
    </w:p>
    <w:p w14:paraId="52777C9D" w14:textId="77777777" w:rsidR="00863431" w:rsidRDefault="00863431" w:rsidP="006E48EB">
      <w:pPr>
        <w:spacing w:line="360" w:lineRule="auto"/>
        <w:rPr>
          <w:lang w:val="en-GB"/>
        </w:rPr>
      </w:pPr>
      <w:r w:rsidRPr="00863431">
        <w:t>Platt, J. (1999). Probabilistic outputs for support vector machines and comparisons to regularized likelihood methods. </w:t>
      </w:r>
      <w:r w:rsidRPr="00863431">
        <w:rPr>
          <w:i/>
          <w:iCs/>
        </w:rPr>
        <w:t>Advances in large margin classifiers</w:t>
      </w:r>
      <w:r w:rsidRPr="00863431">
        <w:t>, </w:t>
      </w:r>
      <w:r w:rsidRPr="00863431">
        <w:rPr>
          <w:i/>
          <w:iCs/>
        </w:rPr>
        <w:t>10</w:t>
      </w:r>
      <w:r w:rsidRPr="00863431">
        <w:t>(3), 61-74.</w:t>
      </w:r>
    </w:p>
    <w:p w14:paraId="4CF47AA9" w14:textId="77777777" w:rsidR="00863431" w:rsidRDefault="00863431" w:rsidP="006E48EB">
      <w:pPr>
        <w:spacing w:line="360" w:lineRule="auto"/>
        <w:rPr>
          <w:lang w:val="en-GB"/>
        </w:rPr>
      </w:pPr>
      <w:r w:rsidRPr="009252E2">
        <w:rPr>
          <w:lang w:val="en-GB"/>
        </w:rPr>
        <w:t xml:space="preserve">Ruck, D. W., Rogers, S. K., &amp; </w:t>
      </w:r>
      <w:proofErr w:type="spellStart"/>
      <w:r w:rsidRPr="009252E2">
        <w:rPr>
          <w:lang w:val="en-GB"/>
        </w:rPr>
        <w:t>Kabrisky</w:t>
      </w:r>
      <w:proofErr w:type="spellEnd"/>
      <w:r w:rsidRPr="009252E2">
        <w:rPr>
          <w:lang w:val="en-GB"/>
        </w:rPr>
        <w:t>, M. (1990). Feature selection using a multilayer perceptron. Journal of neural network computing, 2(2), 40-48.</w:t>
      </w:r>
    </w:p>
    <w:p w14:paraId="5A128740" w14:textId="77777777" w:rsidR="00863431" w:rsidRDefault="00863431"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13DB84A2" w14:textId="77777777" w:rsidR="00863431" w:rsidRPr="00212559" w:rsidRDefault="00863431"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677C0148" w14:textId="77777777" w:rsidR="00863431" w:rsidRDefault="0086343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1B4A1D78" w14:textId="77777777" w:rsidR="00863431" w:rsidRPr="00E70598" w:rsidRDefault="00863431" w:rsidP="00E70598">
      <w:pPr>
        <w:spacing w:line="360" w:lineRule="auto"/>
        <w:rPr>
          <w:lang w:val="es-ES"/>
        </w:rPr>
      </w:pPr>
      <w:proofErr w:type="spellStart"/>
      <w:r w:rsidRPr="00863431">
        <w:rPr>
          <w:lang w:val="es-ES"/>
        </w:rPr>
        <w:t>Tsionas</w:t>
      </w:r>
      <w:proofErr w:type="spellEnd"/>
      <w:r w:rsidRPr="00863431">
        <w:rPr>
          <w:lang w:val="es-ES"/>
        </w:rPr>
        <w:t xml:space="preserve">, M., </w:t>
      </w:r>
      <w:proofErr w:type="spellStart"/>
      <w:r w:rsidRPr="00863431">
        <w:rPr>
          <w:lang w:val="es-ES"/>
        </w:rPr>
        <w:t>Parmeter</w:t>
      </w:r>
      <w:proofErr w:type="spellEnd"/>
      <w:r w:rsidRPr="00863431">
        <w:rPr>
          <w:lang w:val="es-ES"/>
        </w:rPr>
        <w:t xml:space="preserve">, C. F., &amp; </w:t>
      </w:r>
      <w:proofErr w:type="spellStart"/>
      <w:r w:rsidRPr="00863431">
        <w:rPr>
          <w:lang w:val="es-ES"/>
        </w:rPr>
        <w:t>Zelenyuk</w:t>
      </w:r>
      <w:proofErr w:type="spellEnd"/>
      <w:r w:rsidRPr="00863431">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0559572B" w14:textId="77777777" w:rsidR="00863431" w:rsidRDefault="00863431" w:rsidP="00E70598">
      <w:pPr>
        <w:spacing w:line="360" w:lineRule="auto"/>
        <w:rPr>
          <w:lang w:val="es-ES"/>
        </w:rPr>
      </w:pPr>
      <w:r w:rsidRPr="00E70598">
        <w:rPr>
          <w:lang w:val="es-ES"/>
        </w:rPr>
        <w:lastRenderedPageBreak/>
        <w:t xml:space="preserve">Valero-Carreras, D., Aparicio, J., &amp; Guerrero, N. M. (2021). </w:t>
      </w:r>
      <w:r w:rsidRPr="00212559">
        <w:rPr>
          <w:lang w:val="en-GB"/>
        </w:rPr>
        <w:t xml:space="preserve">Support vector frontiers: </w:t>
      </w:r>
      <w:proofErr w:type="gramStart"/>
      <w:r w:rsidRPr="00212559">
        <w:rPr>
          <w:lang w:val="en-GB"/>
        </w:rPr>
        <w:t>A new approach</w:t>
      </w:r>
      <w:proofErr w:type="gramEnd"/>
      <w:r w:rsidRPr="00212559">
        <w:rPr>
          <w:lang w:val="en-GB"/>
        </w:rPr>
        <w:t xml:space="preserve">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4F71C68A" w14:textId="77777777" w:rsidR="00863431" w:rsidRDefault="0086343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5ADA85A1" w14:textId="77777777" w:rsidR="00863431" w:rsidRDefault="00863431"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0C45681A" w14:textId="77777777" w:rsidR="00863431" w:rsidRDefault="0086343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5DB77586" w14:textId="77777777" w:rsidR="00863431" w:rsidRPr="009F4648" w:rsidRDefault="00863431"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62248BD7" w14:textId="77777777" w:rsidR="00863431" w:rsidRDefault="0086343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2F15A21B" w14:textId="77777777" w:rsidR="00863431" w:rsidRPr="00BA1EC0" w:rsidRDefault="0086343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BF8A7F8" w14:textId="77777777" w:rsidR="00863431" w:rsidRDefault="00863431"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t>.</w:t>
      </w:r>
    </w:p>
    <w:p w14:paraId="3D50BDD8" w14:textId="77777777" w:rsidR="00863431" w:rsidRPr="00B760E6" w:rsidRDefault="00863431" w:rsidP="00B760E6">
      <w:pPr>
        <w:spacing w:line="360" w:lineRule="auto"/>
        <w:rPr>
          <w:lang w:val="en-GB"/>
        </w:rPr>
      </w:pPr>
      <w:r w:rsidRPr="007A5973">
        <w:rPr>
          <w:lang w:val="en-GB"/>
        </w:rPr>
        <w:t>Zhu, J. (2022). DEA under big data: Data enabled analytics and network data envelopment analysis. Annals of Operations Research, 309(2), 7</w:t>
      </w:r>
    </w:p>
    <w:p w14:paraId="5D54B41D" w14:textId="1691882A" w:rsidR="003D6266" w:rsidRDefault="00863431" w:rsidP="00E70598">
      <w:pPr>
        <w:spacing w:line="360" w:lineRule="auto"/>
        <w:rPr>
          <w:lang w:val="en-GB"/>
        </w:rPr>
      </w:pPr>
      <w:r w:rsidRPr="008D1DE6">
        <w:rPr>
          <w:lang w:val="es-ES"/>
        </w:rPr>
        <w:t xml:space="preserve">Zhu, N., Zhu, C., &amp; </w:t>
      </w:r>
      <w:proofErr w:type="spellStart"/>
      <w:r w:rsidRPr="008D1DE6">
        <w:rPr>
          <w:lang w:val="es-ES"/>
        </w:rPr>
        <w:t>Emrouznejad</w:t>
      </w:r>
      <w:proofErr w:type="spellEnd"/>
      <w:r w:rsidRPr="008D1DE6">
        <w:rPr>
          <w:lang w:val="es-ES"/>
        </w:rPr>
        <w:t xml:space="preserve">, A. (2021). </w:t>
      </w:r>
      <w:r w:rsidRPr="00212559">
        <w:rPr>
          <w:lang w:val="en-GB"/>
        </w:rPr>
        <w:t>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sectPr w:rsidR="003D6266"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6"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1"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12" w:author="Jose Luis Zofio Prieto" w:date="2024-08-30T17:27:00Z" w:initials="JLZP">
    <w:p w14:paraId="69C3D7DF" w14:textId="561E99E5" w:rsidR="00117262" w:rsidRDefault="00117262">
      <w:pPr>
        <w:pStyle w:val="Textocomentario"/>
      </w:pPr>
      <w:r>
        <w:rPr>
          <w:rStyle w:val="Refdecomentario"/>
        </w:rPr>
        <w:annotationRef/>
      </w:r>
      <w:r>
        <w:t xml:space="preserve">On esta analogía veo un problema. Resulta que el indicador radial de eficiencia de la ecuación (3) ya nos está proporcionando esta informacón. Entonces, si utilizamos la función radial de outputs, esta pregunta ya estaría contestada con los métodos tradicionales y no hace falta XIA. El lector se va a preguntar esto al leer la última frase de este párrafo. Esto está ilustrado justo en la siguiente sección, pero se podría poner una frase del tipo que las medidas de eficiciencia (como la output oriented radial del modelo (3)) implican contestar a un counterfactual del tipo, ¿qué pesaría si se redujese la ineficiencia en la cuantía determinada por el score de eficencia.?     </w:t>
      </w:r>
    </w:p>
  </w:comment>
  <w:comment w:id="14"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15" w:author="Jose Luis Zofio Prieto" w:date="2024-09-03T11:09:00Z" w:initials="JLZP">
    <w:p w14:paraId="778289C5" w14:textId="118BB761" w:rsidR="00117262" w:rsidRDefault="00117262">
      <w:pPr>
        <w:pStyle w:val="Textocomentario"/>
      </w:pPr>
      <w:r>
        <w:rPr>
          <w:rStyle w:val="Refdecomentario"/>
        </w:rPr>
        <w:annotationRef/>
      </w:r>
      <w:r>
        <w:t xml:space="preserve">Aquí tenenos el problema de los ‘slacks’ y la inconsistencia entre (4) y (3), aplicada a este step. O se utiliza siempre (4) en todo el paper, o no decimos nada como hasta ahora (borranado la nota), y cruzamos los dedos para que los evaluadores no se den cuenta.     </w:t>
      </w:r>
    </w:p>
  </w:comment>
  <w:comment w:id="16" w:author="Gonzalez Moyano, Ricardo" w:date="2024-09-19T13:45:00Z" w:initials="RG">
    <w:p w14:paraId="750B7A96" w14:textId="77777777" w:rsidR="00820EBB" w:rsidRDefault="00820EBB" w:rsidP="00820EBB">
      <w:pPr>
        <w:pStyle w:val="Textocomentario"/>
        <w:jc w:val="left"/>
      </w:pPr>
      <w:r>
        <w:rPr>
          <w:rStyle w:val="Refdecomentario"/>
        </w:rPr>
        <w:annotationRef/>
      </w:r>
      <w:r>
        <w:t>Ya estaría resuelto</w:t>
      </w:r>
    </w:p>
  </w:comment>
  <w:comment w:id="17" w:author="Jose Luis Zofio Prieto" w:date="2024-09-03T14:15:00Z" w:initials="JLZP">
    <w:p w14:paraId="41737648" w14:textId="2288658E" w:rsidR="00117262" w:rsidRDefault="00117262">
      <w:pPr>
        <w:pStyle w:val="Textocomentario"/>
      </w:pPr>
      <w:r>
        <w:rPr>
          <w:rStyle w:val="Refdecomentario"/>
        </w:rPr>
        <w:annotationRef/>
      </w:r>
      <w:r>
        <w:t xml:space="preserve">Esto no se entiende bien. ¿Cual es el criterio para quedarse con algunas de las proyectas y otras no? </w:t>
      </w:r>
    </w:p>
  </w:comment>
  <w:comment w:id="18" w:author="Gonzalez Moyano, Ricardo" w:date="2024-09-06T12:22:00Z" w:initials="RG">
    <w:p w14:paraId="08BCEB14" w14:textId="77777777" w:rsidR="003B4E86" w:rsidRDefault="003B4E86" w:rsidP="003B4E86">
      <w:pPr>
        <w:pStyle w:val="Textocomentario"/>
        <w:jc w:val="left"/>
      </w:pPr>
      <w:r>
        <w:rPr>
          <w:rStyle w:val="Refdecomentario"/>
        </w:rPr>
        <w:annotationRef/>
      </w:r>
      <w:r>
        <w:t>Esto se explica en el siguiente párrafo. Propongo que vayan juntos estos dos párrafos el 2a y el 2b</w:t>
      </w:r>
    </w:p>
  </w:comment>
  <w:comment w:id="19" w:author="Jose Luis Zofio Prieto" w:date="2024-09-03T11:12:00Z" w:initials="JLZP">
    <w:p w14:paraId="40B266EA" w14:textId="77777777" w:rsidR="006C5833" w:rsidRDefault="006C5833" w:rsidP="006C5833">
      <w:pPr>
        <w:pStyle w:val="Textocomentario"/>
      </w:pPr>
      <w:r>
        <w:rPr>
          <w:rStyle w:val="Refdecomentario"/>
        </w:rPr>
        <w:annotationRef/>
      </w:r>
      <w:r>
        <w:t>Outputs: top 1</w:t>
      </w:r>
      <w:r w:rsidRPr="00F30378">
        <w:rPr>
          <w:vertAlign w:val="superscript"/>
        </w:rPr>
        <w:t>st</w:t>
      </w:r>
      <w:r>
        <w:t xml:space="preserve"> quartile  and inputs lowest 1</w:t>
      </w:r>
      <w:r w:rsidRPr="00F30378">
        <w:rPr>
          <w:vertAlign w:val="superscript"/>
        </w:rPr>
        <w:t>st</w:t>
      </w:r>
      <w:r>
        <w:t xml:space="preserve"> quartile (in value). Right? Para generar la synthetic con las mejores. Aclarar    </w:t>
      </w:r>
    </w:p>
  </w:comment>
  <w:comment w:id="20" w:author="Gonzalez Moyano, Ricardo" w:date="2024-09-05T13:47:00Z" w:initials="RG">
    <w:p w14:paraId="1722E3A5" w14:textId="77777777" w:rsidR="006C5833" w:rsidRDefault="006C5833" w:rsidP="006C5833">
      <w:pPr>
        <w:pStyle w:val="Textocomentario"/>
        <w:jc w:val="left"/>
      </w:pPr>
      <w:r>
        <w:rPr>
          <w:rStyle w:val="Refdecomentario"/>
        </w:rPr>
        <w:annotationRef/>
      </w:r>
      <w:r>
        <w:t>No, la idea es que las DMUs muy ineficientes en alguna de las variables, se proyecten con orientación input. Asi poblamos forzamos a poblar la frontera para valores pequeños, existen mas ejemplos y el modelo intenta fallar menos en esta region.</w:t>
      </w:r>
    </w:p>
  </w:comment>
  <w:comment w:id="21"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23"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28"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29"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30"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31"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32"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33"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34"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35"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36"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38"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39" w:author="Jose Luis Zofio Prieto" w:date="2024-09-03T16:04:00Z" w:initials="JLZP">
    <w:p w14:paraId="42CFA42F" w14:textId="00A5AE78" w:rsidR="00117262" w:rsidRDefault="00117262">
      <w:pPr>
        <w:pStyle w:val="Textocomentario"/>
      </w:pPr>
      <w:r>
        <w:rPr>
          <w:rStyle w:val="Refdecomentario"/>
        </w:rPr>
        <w:annotationRef/>
      </w:r>
      <w:r>
        <w:t>?</w:t>
      </w:r>
    </w:p>
  </w:comment>
  <w:comment w:id="40"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41"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42"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43"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44"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45"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46"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47"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48"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49"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50"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51"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52"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53"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54"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55"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56"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57"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58"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59"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60"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69C3D7DF" w15:done="0"/>
  <w15:commentEx w15:paraId="56901A07" w15:done="0"/>
  <w15:commentEx w15:paraId="778289C5" w15:done="1"/>
  <w15:commentEx w15:paraId="750B7A96" w15:paraIdParent="778289C5" w15:done="1"/>
  <w15:commentEx w15:paraId="41737648" w15:done="1"/>
  <w15:commentEx w15:paraId="08BCEB14" w15:paraIdParent="41737648" w15:done="1"/>
  <w15:commentEx w15:paraId="40B266EA" w15:done="1"/>
  <w15:commentEx w15:paraId="1722E3A5" w15:paraIdParent="40B266EA" w15:done="1"/>
  <w15:commentEx w15:paraId="57EAE742" w15:done="1"/>
  <w15:commentEx w15:paraId="6069ED7E" w15:done="0"/>
  <w15:commentEx w15:paraId="73FB1697" w15:done="1"/>
  <w15:commentEx w15:paraId="4B76CF48" w15:done="0"/>
  <w15:commentEx w15:paraId="2BDBB4E0" w15:paraIdParent="4B76CF48" w15:done="0"/>
  <w15:commentEx w15:paraId="0809CBE7" w15:done="0"/>
  <w15:commentEx w15:paraId="105E06A7" w15:paraIdParent="0809CBE7" w15:done="0"/>
  <w15:commentEx w15:paraId="5042E882" w15:done="1"/>
  <w15:commentEx w15:paraId="3DCA7045" w15:done="0"/>
  <w15:commentEx w15:paraId="0A14F4EC" w15:paraIdParent="3DCA7045" w15:done="0"/>
  <w15:commentEx w15:paraId="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7F68" w16cex:dateUtc="2024-08-30T15:27:00Z"/>
  <w16cex:commentExtensible w16cex:durableId="2A7C86FB" w16cex:dateUtc="2024-08-30T15:59:00Z"/>
  <w16cex:commentExtensible w16cex:durableId="2A816CD2" w16cex:dateUtc="2024-09-03T09:09:00Z"/>
  <w16cex:commentExtensible w16cex:durableId="121F35AF" w16cex:dateUtc="2024-09-19T11:45:00Z"/>
  <w16cex:commentExtensible w16cex:durableId="2A819895" w16cex:dateUtc="2024-09-03T12:15:00Z"/>
  <w16cex:commentExtensible w16cex:durableId="79F8FB77" w16cex:dateUtc="2024-09-06T10:22:00Z"/>
  <w16cex:commentExtensible w16cex:durableId="4571A5AA" w16cex:dateUtc="2024-09-03T09:12:00Z"/>
  <w16cex:commentExtensible w16cex:durableId="0AAA0FA8" w16cex:dateUtc="2024-09-05T11:47:00Z"/>
  <w16cex:commentExtensible w16cex:durableId="2A816F90" w16cex:dateUtc="2024-09-03T09:20:00Z"/>
  <w16cex:commentExtensible w16cex:durableId="2A817246" w16cex:dateUtc="2024-09-03T09:3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69C3D7DF" w16cid:durableId="2A7C7F68"/>
  <w16cid:commentId w16cid:paraId="56901A07" w16cid:durableId="2A7C86FB"/>
  <w16cid:commentId w16cid:paraId="778289C5" w16cid:durableId="2A816CD2"/>
  <w16cid:commentId w16cid:paraId="750B7A96" w16cid:durableId="121F35AF"/>
  <w16cid:commentId w16cid:paraId="41737648" w16cid:durableId="2A819895"/>
  <w16cid:commentId w16cid:paraId="08BCEB14" w16cid:durableId="79F8FB77"/>
  <w16cid:commentId w16cid:paraId="40B266EA" w16cid:durableId="4571A5AA"/>
  <w16cid:commentId w16cid:paraId="1722E3A5" w16cid:durableId="0AAA0FA8"/>
  <w16cid:commentId w16cid:paraId="57EAE742" w16cid:durableId="2A816F90"/>
  <w16cid:commentId w16cid:paraId="6069ED7E" w16cid:durableId="2A817246"/>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31505" w14:textId="77777777" w:rsidR="00C10CC6" w:rsidRDefault="00C10CC6" w:rsidP="00CF3C28">
      <w:pPr>
        <w:spacing w:after="0" w:line="240" w:lineRule="auto"/>
      </w:pPr>
      <w:r>
        <w:separator/>
      </w:r>
    </w:p>
  </w:endnote>
  <w:endnote w:type="continuationSeparator" w:id="0">
    <w:p w14:paraId="2D86627F" w14:textId="77777777" w:rsidR="00C10CC6" w:rsidRDefault="00C10CC6" w:rsidP="00CF3C28">
      <w:pPr>
        <w:spacing w:after="0" w:line="240" w:lineRule="auto"/>
      </w:pPr>
      <w:r>
        <w:continuationSeparator/>
      </w:r>
    </w:p>
  </w:endnote>
  <w:endnote w:type="continuationNotice" w:id="1">
    <w:p w14:paraId="404702D1" w14:textId="77777777" w:rsidR="00C10CC6" w:rsidRDefault="00C10C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5A9C1" w14:textId="77777777" w:rsidR="00C10CC6" w:rsidRDefault="00C10CC6" w:rsidP="00CF3C28">
      <w:pPr>
        <w:spacing w:after="0" w:line="240" w:lineRule="auto"/>
      </w:pPr>
      <w:r>
        <w:separator/>
      </w:r>
    </w:p>
  </w:footnote>
  <w:footnote w:type="continuationSeparator" w:id="0">
    <w:p w14:paraId="5CE49BFA" w14:textId="77777777" w:rsidR="00C10CC6" w:rsidRDefault="00C10CC6" w:rsidP="00CF3C28">
      <w:pPr>
        <w:spacing w:after="0" w:line="240" w:lineRule="auto"/>
      </w:pPr>
      <w:r>
        <w:continuationSeparator/>
      </w:r>
    </w:p>
  </w:footnote>
  <w:footnote w:type="continuationNotice" w:id="1">
    <w:p w14:paraId="52F15D42" w14:textId="77777777" w:rsidR="00C10CC6" w:rsidRDefault="00C10CC6">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00B42D88" w:rsidR="00117262" w:rsidRPr="00C504D6" w:rsidRDefault="00117262">
      <w:pPr>
        <w:pStyle w:val="Textonotapie"/>
        <w:rPr>
          <w:lang w:val="en-GB"/>
        </w:rPr>
      </w:pPr>
      <w:r>
        <w:rPr>
          <w:rStyle w:val="Refdenotaalpie"/>
        </w:rPr>
        <w:footnoteRef/>
      </w:r>
      <w:r>
        <w:t xml:space="preserve"> We consider the radially oriented output measure (</w:t>
      </w:r>
      <w:hyperlink w:anchor="eq_3" w:history="1">
        <w:r w:rsidRPr="00512F88">
          <w:rPr>
            <w:rStyle w:val="Hipervnculo"/>
          </w:rPr>
          <w:t>3</w:t>
        </w:r>
      </w:hyperlink>
      <w:r>
        <w:t xml:space="preserve">) for simplicity, but other ‘graph’ measures accounting for both inputs and outputs like the directional distance function or hyperbolic function could be considered.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153A"/>
    <w:rsid w:val="00011B14"/>
    <w:rsid w:val="000137B0"/>
    <w:rsid w:val="0001556F"/>
    <w:rsid w:val="00015D09"/>
    <w:rsid w:val="000161B8"/>
    <w:rsid w:val="000164D9"/>
    <w:rsid w:val="00016913"/>
    <w:rsid w:val="00016E7E"/>
    <w:rsid w:val="000177BD"/>
    <w:rsid w:val="00017D76"/>
    <w:rsid w:val="00021B9B"/>
    <w:rsid w:val="00021C80"/>
    <w:rsid w:val="000240F8"/>
    <w:rsid w:val="00024B59"/>
    <w:rsid w:val="000253C4"/>
    <w:rsid w:val="00027179"/>
    <w:rsid w:val="00030FB4"/>
    <w:rsid w:val="00032C70"/>
    <w:rsid w:val="00033885"/>
    <w:rsid w:val="00034D56"/>
    <w:rsid w:val="00035A1E"/>
    <w:rsid w:val="00035FF8"/>
    <w:rsid w:val="00036224"/>
    <w:rsid w:val="00040F91"/>
    <w:rsid w:val="00042362"/>
    <w:rsid w:val="00042906"/>
    <w:rsid w:val="00042FA1"/>
    <w:rsid w:val="000433D1"/>
    <w:rsid w:val="00043BFA"/>
    <w:rsid w:val="00043E3D"/>
    <w:rsid w:val="00044655"/>
    <w:rsid w:val="0004551A"/>
    <w:rsid w:val="00045757"/>
    <w:rsid w:val="00046F56"/>
    <w:rsid w:val="000472E1"/>
    <w:rsid w:val="000474DB"/>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6F46"/>
    <w:rsid w:val="0007772D"/>
    <w:rsid w:val="000829B4"/>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328D"/>
    <w:rsid w:val="000A387C"/>
    <w:rsid w:val="000A60B1"/>
    <w:rsid w:val="000A61A5"/>
    <w:rsid w:val="000A6463"/>
    <w:rsid w:val="000A78CB"/>
    <w:rsid w:val="000B1A82"/>
    <w:rsid w:val="000B26A3"/>
    <w:rsid w:val="000B26FF"/>
    <w:rsid w:val="000B27D8"/>
    <w:rsid w:val="000B3F38"/>
    <w:rsid w:val="000B4B32"/>
    <w:rsid w:val="000B5745"/>
    <w:rsid w:val="000B68C1"/>
    <w:rsid w:val="000B6E35"/>
    <w:rsid w:val="000B74C8"/>
    <w:rsid w:val="000C0BE6"/>
    <w:rsid w:val="000C1305"/>
    <w:rsid w:val="000C17DF"/>
    <w:rsid w:val="000C33E8"/>
    <w:rsid w:val="000C4527"/>
    <w:rsid w:val="000C52AF"/>
    <w:rsid w:val="000C56E6"/>
    <w:rsid w:val="000C5BA3"/>
    <w:rsid w:val="000C5BC7"/>
    <w:rsid w:val="000D09B5"/>
    <w:rsid w:val="000D0B04"/>
    <w:rsid w:val="000D0B4F"/>
    <w:rsid w:val="000D1896"/>
    <w:rsid w:val="000D1A4B"/>
    <w:rsid w:val="000D36C1"/>
    <w:rsid w:val="000D3D42"/>
    <w:rsid w:val="000D5572"/>
    <w:rsid w:val="000D573C"/>
    <w:rsid w:val="000D77D4"/>
    <w:rsid w:val="000E18CC"/>
    <w:rsid w:val="000E2632"/>
    <w:rsid w:val="000E31C3"/>
    <w:rsid w:val="000E598E"/>
    <w:rsid w:val="000E5A10"/>
    <w:rsid w:val="000F09BE"/>
    <w:rsid w:val="000F0E4E"/>
    <w:rsid w:val="000F15B6"/>
    <w:rsid w:val="000F1BDD"/>
    <w:rsid w:val="000F2210"/>
    <w:rsid w:val="000F2670"/>
    <w:rsid w:val="000F2818"/>
    <w:rsid w:val="000F310C"/>
    <w:rsid w:val="000F33D0"/>
    <w:rsid w:val="000F40A8"/>
    <w:rsid w:val="000F471A"/>
    <w:rsid w:val="000F57EF"/>
    <w:rsid w:val="000F7735"/>
    <w:rsid w:val="000F7769"/>
    <w:rsid w:val="00100423"/>
    <w:rsid w:val="00101472"/>
    <w:rsid w:val="00102544"/>
    <w:rsid w:val="001027EE"/>
    <w:rsid w:val="0010580C"/>
    <w:rsid w:val="00105F98"/>
    <w:rsid w:val="001069B9"/>
    <w:rsid w:val="00106C98"/>
    <w:rsid w:val="00106DEF"/>
    <w:rsid w:val="00107644"/>
    <w:rsid w:val="001076E9"/>
    <w:rsid w:val="00107747"/>
    <w:rsid w:val="001104FD"/>
    <w:rsid w:val="00110937"/>
    <w:rsid w:val="001116D7"/>
    <w:rsid w:val="0011202C"/>
    <w:rsid w:val="00113378"/>
    <w:rsid w:val="001139E4"/>
    <w:rsid w:val="001142FD"/>
    <w:rsid w:val="0011622D"/>
    <w:rsid w:val="00117262"/>
    <w:rsid w:val="0012065B"/>
    <w:rsid w:val="001207E9"/>
    <w:rsid w:val="00126141"/>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7B76"/>
    <w:rsid w:val="00160789"/>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2E08"/>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C7C34"/>
    <w:rsid w:val="001D1020"/>
    <w:rsid w:val="001D1621"/>
    <w:rsid w:val="001D2667"/>
    <w:rsid w:val="001D5627"/>
    <w:rsid w:val="001E1664"/>
    <w:rsid w:val="001E33AD"/>
    <w:rsid w:val="001E350F"/>
    <w:rsid w:val="001E4006"/>
    <w:rsid w:val="001E42ED"/>
    <w:rsid w:val="001E5AA6"/>
    <w:rsid w:val="001E5AEA"/>
    <w:rsid w:val="001E6790"/>
    <w:rsid w:val="001E6A05"/>
    <w:rsid w:val="001E6B5C"/>
    <w:rsid w:val="001F09E1"/>
    <w:rsid w:val="001F1EC3"/>
    <w:rsid w:val="001F2307"/>
    <w:rsid w:val="001F3009"/>
    <w:rsid w:val="001F3E4D"/>
    <w:rsid w:val="001F4C56"/>
    <w:rsid w:val="001F4FB7"/>
    <w:rsid w:val="001F5163"/>
    <w:rsid w:val="001F51D0"/>
    <w:rsid w:val="00202998"/>
    <w:rsid w:val="002042BE"/>
    <w:rsid w:val="0020556C"/>
    <w:rsid w:val="0020563C"/>
    <w:rsid w:val="00205B22"/>
    <w:rsid w:val="00205C72"/>
    <w:rsid w:val="0020608D"/>
    <w:rsid w:val="002067B5"/>
    <w:rsid w:val="002109E7"/>
    <w:rsid w:val="00211207"/>
    <w:rsid w:val="0021196E"/>
    <w:rsid w:val="00211D95"/>
    <w:rsid w:val="00212559"/>
    <w:rsid w:val="0021258D"/>
    <w:rsid w:val="00213020"/>
    <w:rsid w:val="00213EC3"/>
    <w:rsid w:val="002148CC"/>
    <w:rsid w:val="00220444"/>
    <w:rsid w:val="00220CD0"/>
    <w:rsid w:val="00221A91"/>
    <w:rsid w:val="00222D8A"/>
    <w:rsid w:val="00223C0F"/>
    <w:rsid w:val="00223D89"/>
    <w:rsid w:val="00223E89"/>
    <w:rsid w:val="00223F1D"/>
    <w:rsid w:val="0022465F"/>
    <w:rsid w:val="00225243"/>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4945"/>
    <w:rsid w:val="00244BE8"/>
    <w:rsid w:val="00246AC3"/>
    <w:rsid w:val="0024701A"/>
    <w:rsid w:val="00251336"/>
    <w:rsid w:val="002531C3"/>
    <w:rsid w:val="00254824"/>
    <w:rsid w:val="00255140"/>
    <w:rsid w:val="00255E2C"/>
    <w:rsid w:val="00256AD3"/>
    <w:rsid w:val="002577C8"/>
    <w:rsid w:val="0025797C"/>
    <w:rsid w:val="00260E35"/>
    <w:rsid w:val="00261B53"/>
    <w:rsid w:val="00263B90"/>
    <w:rsid w:val="002646EC"/>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22FC"/>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1927"/>
    <w:rsid w:val="002C23A5"/>
    <w:rsid w:val="002C2D09"/>
    <w:rsid w:val="002C4904"/>
    <w:rsid w:val="002C59FC"/>
    <w:rsid w:val="002C7416"/>
    <w:rsid w:val="002D02AF"/>
    <w:rsid w:val="002D1103"/>
    <w:rsid w:val="002D1D70"/>
    <w:rsid w:val="002D4392"/>
    <w:rsid w:val="002D4F72"/>
    <w:rsid w:val="002D5897"/>
    <w:rsid w:val="002D6906"/>
    <w:rsid w:val="002D7AE2"/>
    <w:rsid w:val="002D7C57"/>
    <w:rsid w:val="002E04A5"/>
    <w:rsid w:val="002E0956"/>
    <w:rsid w:val="002E194E"/>
    <w:rsid w:val="002E1A8E"/>
    <w:rsid w:val="002E1F90"/>
    <w:rsid w:val="002E2240"/>
    <w:rsid w:val="002E4456"/>
    <w:rsid w:val="002E4D66"/>
    <w:rsid w:val="002E58C4"/>
    <w:rsid w:val="002E5C42"/>
    <w:rsid w:val="002E6999"/>
    <w:rsid w:val="002E7CAD"/>
    <w:rsid w:val="002E7F8E"/>
    <w:rsid w:val="002F0002"/>
    <w:rsid w:val="002F2BC0"/>
    <w:rsid w:val="002F3DC6"/>
    <w:rsid w:val="002F528F"/>
    <w:rsid w:val="002F5639"/>
    <w:rsid w:val="002F5A60"/>
    <w:rsid w:val="00300764"/>
    <w:rsid w:val="00301357"/>
    <w:rsid w:val="00303A6A"/>
    <w:rsid w:val="00303EB9"/>
    <w:rsid w:val="00304307"/>
    <w:rsid w:val="00304D2C"/>
    <w:rsid w:val="00306903"/>
    <w:rsid w:val="0030791D"/>
    <w:rsid w:val="0031257A"/>
    <w:rsid w:val="0031292A"/>
    <w:rsid w:val="00317031"/>
    <w:rsid w:val="00317ADB"/>
    <w:rsid w:val="00322EE0"/>
    <w:rsid w:val="00323113"/>
    <w:rsid w:val="0032435D"/>
    <w:rsid w:val="003246BB"/>
    <w:rsid w:val="003253DE"/>
    <w:rsid w:val="003257BF"/>
    <w:rsid w:val="00326C24"/>
    <w:rsid w:val="003273EC"/>
    <w:rsid w:val="00330BE2"/>
    <w:rsid w:val="003322B6"/>
    <w:rsid w:val="003330C2"/>
    <w:rsid w:val="00334051"/>
    <w:rsid w:val="003349D3"/>
    <w:rsid w:val="00334C74"/>
    <w:rsid w:val="00334CF9"/>
    <w:rsid w:val="00336393"/>
    <w:rsid w:val="00336D0E"/>
    <w:rsid w:val="00336E13"/>
    <w:rsid w:val="003378EA"/>
    <w:rsid w:val="003378F4"/>
    <w:rsid w:val="00337A8C"/>
    <w:rsid w:val="003402E3"/>
    <w:rsid w:val="003407A3"/>
    <w:rsid w:val="003407D8"/>
    <w:rsid w:val="00340A93"/>
    <w:rsid w:val="003431C8"/>
    <w:rsid w:val="00344FC0"/>
    <w:rsid w:val="0034668B"/>
    <w:rsid w:val="003467FC"/>
    <w:rsid w:val="00350439"/>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D1A"/>
    <w:rsid w:val="00370478"/>
    <w:rsid w:val="00371200"/>
    <w:rsid w:val="00372842"/>
    <w:rsid w:val="00373814"/>
    <w:rsid w:val="00373C3F"/>
    <w:rsid w:val="003752B8"/>
    <w:rsid w:val="0037587A"/>
    <w:rsid w:val="00380359"/>
    <w:rsid w:val="0038036B"/>
    <w:rsid w:val="003808EC"/>
    <w:rsid w:val="00381CC6"/>
    <w:rsid w:val="00381D38"/>
    <w:rsid w:val="00382052"/>
    <w:rsid w:val="00382168"/>
    <w:rsid w:val="0038294E"/>
    <w:rsid w:val="00382DDF"/>
    <w:rsid w:val="00383269"/>
    <w:rsid w:val="003841BC"/>
    <w:rsid w:val="00385F8F"/>
    <w:rsid w:val="00386017"/>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6A09"/>
    <w:rsid w:val="003A705B"/>
    <w:rsid w:val="003A7DB2"/>
    <w:rsid w:val="003A7DEB"/>
    <w:rsid w:val="003A7E2D"/>
    <w:rsid w:val="003B11E1"/>
    <w:rsid w:val="003B299A"/>
    <w:rsid w:val="003B3F2F"/>
    <w:rsid w:val="003B4B10"/>
    <w:rsid w:val="003B4E86"/>
    <w:rsid w:val="003B5F15"/>
    <w:rsid w:val="003B6A92"/>
    <w:rsid w:val="003B7912"/>
    <w:rsid w:val="003C03F2"/>
    <w:rsid w:val="003C052B"/>
    <w:rsid w:val="003C0FF4"/>
    <w:rsid w:val="003C1BD8"/>
    <w:rsid w:val="003C3E8D"/>
    <w:rsid w:val="003C40C5"/>
    <w:rsid w:val="003C44A1"/>
    <w:rsid w:val="003C521A"/>
    <w:rsid w:val="003C6817"/>
    <w:rsid w:val="003D042A"/>
    <w:rsid w:val="003D0DEB"/>
    <w:rsid w:val="003D16C9"/>
    <w:rsid w:val="003D4062"/>
    <w:rsid w:val="003D50AE"/>
    <w:rsid w:val="003D6266"/>
    <w:rsid w:val="003D7E13"/>
    <w:rsid w:val="003E0183"/>
    <w:rsid w:val="003E0849"/>
    <w:rsid w:val="003E0E57"/>
    <w:rsid w:val="003E14EB"/>
    <w:rsid w:val="003E2CDB"/>
    <w:rsid w:val="003E2FC4"/>
    <w:rsid w:val="003E3C72"/>
    <w:rsid w:val="003E5607"/>
    <w:rsid w:val="003E5C24"/>
    <w:rsid w:val="003E60F7"/>
    <w:rsid w:val="003E68DB"/>
    <w:rsid w:val="003E7397"/>
    <w:rsid w:val="003E748B"/>
    <w:rsid w:val="003F0F59"/>
    <w:rsid w:val="003F13DC"/>
    <w:rsid w:val="003F302C"/>
    <w:rsid w:val="003F4879"/>
    <w:rsid w:val="003F7042"/>
    <w:rsid w:val="003F710B"/>
    <w:rsid w:val="003F73AA"/>
    <w:rsid w:val="00402824"/>
    <w:rsid w:val="00402B38"/>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F88"/>
    <w:rsid w:val="00414ED3"/>
    <w:rsid w:val="00415C77"/>
    <w:rsid w:val="00420BA8"/>
    <w:rsid w:val="004221FD"/>
    <w:rsid w:val="00422364"/>
    <w:rsid w:val="00422D93"/>
    <w:rsid w:val="004241C3"/>
    <w:rsid w:val="0042588B"/>
    <w:rsid w:val="00431912"/>
    <w:rsid w:val="00431AD7"/>
    <w:rsid w:val="00431CE6"/>
    <w:rsid w:val="00431F9E"/>
    <w:rsid w:val="00437588"/>
    <w:rsid w:val="00437887"/>
    <w:rsid w:val="004405D9"/>
    <w:rsid w:val="004405FC"/>
    <w:rsid w:val="0044219B"/>
    <w:rsid w:val="00442395"/>
    <w:rsid w:val="00442CFB"/>
    <w:rsid w:val="004438B9"/>
    <w:rsid w:val="00443C74"/>
    <w:rsid w:val="00443F71"/>
    <w:rsid w:val="0044671C"/>
    <w:rsid w:val="00446CD0"/>
    <w:rsid w:val="00450693"/>
    <w:rsid w:val="00452D18"/>
    <w:rsid w:val="00453AB5"/>
    <w:rsid w:val="00453D7C"/>
    <w:rsid w:val="00454911"/>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7BB"/>
    <w:rsid w:val="00485B5D"/>
    <w:rsid w:val="00486AC6"/>
    <w:rsid w:val="00490F90"/>
    <w:rsid w:val="004911A7"/>
    <w:rsid w:val="004912D6"/>
    <w:rsid w:val="004912E4"/>
    <w:rsid w:val="004913BD"/>
    <w:rsid w:val="00491C1D"/>
    <w:rsid w:val="00492DD8"/>
    <w:rsid w:val="0049319E"/>
    <w:rsid w:val="0049332B"/>
    <w:rsid w:val="00494559"/>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11C6"/>
    <w:rsid w:val="004B2600"/>
    <w:rsid w:val="004B29B2"/>
    <w:rsid w:val="004B3C61"/>
    <w:rsid w:val="004B4FE5"/>
    <w:rsid w:val="004B6A6E"/>
    <w:rsid w:val="004B70C9"/>
    <w:rsid w:val="004B714C"/>
    <w:rsid w:val="004B7154"/>
    <w:rsid w:val="004B743B"/>
    <w:rsid w:val="004C0372"/>
    <w:rsid w:val="004C126B"/>
    <w:rsid w:val="004C504A"/>
    <w:rsid w:val="004C5359"/>
    <w:rsid w:val="004C5784"/>
    <w:rsid w:val="004C6033"/>
    <w:rsid w:val="004C61B5"/>
    <w:rsid w:val="004C67AC"/>
    <w:rsid w:val="004D0A65"/>
    <w:rsid w:val="004D1F48"/>
    <w:rsid w:val="004D2246"/>
    <w:rsid w:val="004D23E0"/>
    <w:rsid w:val="004D2CDE"/>
    <w:rsid w:val="004D3221"/>
    <w:rsid w:val="004D32DF"/>
    <w:rsid w:val="004D5C39"/>
    <w:rsid w:val="004D6FA4"/>
    <w:rsid w:val="004E1D3D"/>
    <w:rsid w:val="004E2D7E"/>
    <w:rsid w:val="004E4932"/>
    <w:rsid w:val="004E4BA7"/>
    <w:rsid w:val="004E57E1"/>
    <w:rsid w:val="004E6CAE"/>
    <w:rsid w:val="004E725F"/>
    <w:rsid w:val="004E78F4"/>
    <w:rsid w:val="004F2FCB"/>
    <w:rsid w:val="004F40BB"/>
    <w:rsid w:val="004F5995"/>
    <w:rsid w:val="004F74B0"/>
    <w:rsid w:val="004F7643"/>
    <w:rsid w:val="004F7AC5"/>
    <w:rsid w:val="00501424"/>
    <w:rsid w:val="0050224C"/>
    <w:rsid w:val="00502459"/>
    <w:rsid w:val="005042AB"/>
    <w:rsid w:val="00504B83"/>
    <w:rsid w:val="00504DB9"/>
    <w:rsid w:val="00505061"/>
    <w:rsid w:val="0050510C"/>
    <w:rsid w:val="005055F7"/>
    <w:rsid w:val="005063A1"/>
    <w:rsid w:val="00506EBA"/>
    <w:rsid w:val="005078F3"/>
    <w:rsid w:val="00510DC2"/>
    <w:rsid w:val="00512F88"/>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27C43"/>
    <w:rsid w:val="0053067E"/>
    <w:rsid w:val="00532528"/>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2572"/>
    <w:rsid w:val="00562F55"/>
    <w:rsid w:val="0056461C"/>
    <w:rsid w:val="005650FB"/>
    <w:rsid w:val="0056592E"/>
    <w:rsid w:val="00565A34"/>
    <w:rsid w:val="00566096"/>
    <w:rsid w:val="0056708D"/>
    <w:rsid w:val="00572FFD"/>
    <w:rsid w:val="005730F6"/>
    <w:rsid w:val="00574410"/>
    <w:rsid w:val="005758FC"/>
    <w:rsid w:val="00577517"/>
    <w:rsid w:val="00577B7D"/>
    <w:rsid w:val="00580270"/>
    <w:rsid w:val="00582315"/>
    <w:rsid w:val="00583B8A"/>
    <w:rsid w:val="00583FE6"/>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7A7E"/>
    <w:rsid w:val="005B7A81"/>
    <w:rsid w:val="005C01E6"/>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885"/>
    <w:rsid w:val="005F2F7D"/>
    <w:rsid w:val="005F3AFB"/>
    <w:rsid w:val="005F4544"/>
    <w:rsid w:val="005F5AE7"/>
    <w:rsid w:val="005F5C7F"/>
    <w:rsid w:val="005F6ADE"/>
    <w:rsid w:val="005F7586"/>
    <w:rsid w:val="005F7948"/>
    <w:rsid w:val="005F7C0F"/>
    <w:rsid w:val="006001D4"/>
    <w:rsid w:val="00601FA2"/>
    <w:rsid w:val="00602CE6"/>
    <w:rsid w:val="00602EA5"/>
    <w:rsid w:val="00603309"/>
    <w:rsid w:val="006044DD"/>
    <w:rsid w:val="00606E17"/>
    <w:rsid w:val="00607D39"/>
    <w:rsid w:val="00613007"/>
    <w:rsid w:val="00613019"/>
    <w:rsid w:val="0061328B"/>
    <w:rsid w:val="00614839"/>
    <w:rsid w:val="006152FB"/>
    <w:rsid w:val="0061681C"/>
    <w:rsid w:val="006168A7"/>
    <w:rsid w:val="00617F5B"/>
    <w:rsid w:val="00620866"/>
    <w:rsid w:val="0062193C"/>
    <w:rsid w:val="00621CD6"/>
    <w:rsid w:val="0062297B"/>
    <w:rsid w:val="006231C8"/>
    <w:rsid w:val="00623910"/>
    <w:rsid w:val="00623F35"/>
    <w:rsid w:val="00624341"/>
    <w:rsid w:val="006243A7"/>
    <w:rsid w:val="0062441F"/>
    <w:rsid w:val="00624973"/>
    <w:rsid w:val="00625153"/>
    <w:rsid w:val="006251EF"/>
    <w:rsid w:val="00627AF3"/>
    <w:rsid w:val="00631E93"/>
    <w:rsid w:val="006321D6"/>
    <w:rsid w:val="00632950"/>
    <w:rsid w:val="00632E12"/>
    <w:rsid w:val="006330F7"/>
    <w:rsid w:val="00634580"/>
    <w:rsid w:val="00634EA9"/>
    <w:rsid w:val="00635456"/>
    <w:rsid w:val="006355F7"/>
    <w:rsid w:val="00635737"/>
    <w:rsid w:val="00635E9F"/>
    <w:rsid w:val="006361D6"/>
    <w:rsid w:val="00636711"/>
    <w:rsid w:val="006375E6"/>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56DC8"/>
    <w:rsid w:val="00661564"/>
    <w:rsid w:val="00661E84"/>
    <w:rsid w:val="00664E01"/>
    <w:rsid w:val="0066507F"/>
    <w:rsid w:val="006666C0"/>
    <w:rsid w:val="00666725"/>
    <w:rsid w:val="006674D7"/>
    <w:rsid w:val="00667A78"/>
    <w:rsid w:val="00670631"/>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4C02"/>
    <w:rsid w:val="00685699"/>
    <w:rsid w:val="006857B5"/>
    <w:rsid w:val="00687992"/>
    <w:rsid w:val="00690A60"/>
    <w:rsid w:val="00690D21"/>
    <w:rsid w:val="006914ED"/>
    <w:rsid w:val="00693032"/>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3B9"/>
    <w:rsid w:val="006D2D3F"/>
    <w:rsid w:val="006D300F"/>
    <w:rsid w:val="006D3258"/>
    <w:rsid w:val="006D3795"/>
    <w:rsid w:val="006D39C4"/>
    <w:rsid w:val="006D584B"/>
    <w:rsid w:val="006D62DB"/>
    <w:rsid w:val="006D653D"/>
    <w:rsid w:val="006D720D"/>
    <w:rsid w:val="006E37BD"/>
    <w:rsid w:val="006E3FDD"/>
    <w:rsid w:val="006E4134"/>
    <w:rsid w:val="006E42B0"/>
    <w:rsid w:val="006E48EB"/>
    <w:rsid w:val="006E5D7D"/>
    <w:rsid w:val="006E6FAF"/>
    <w:rsid w:val="006E7FC7"/>
    <w:rsid w:val="006F0B11"/>
    <w:rsid w:val="006F219C"/>
    <w:rsid w:val="006F23B1"/>
    <w:rsid w:val="006F2814"/>
    <w:rsid w:val="006F3847"/>
    <w:rsid w:val="006F6390"/>
    <w:rsid w:val="006F7642"/>
    <w:rsid w:val="006F77B7"/>
    <w:rsid w:val="00701AB0"/>
    <w:rsid w:val="00701C66"/>
    <w:rsid w:val="00701E4F"/>
    <w:rsid w:val="007051DF"/>
    <w:rsid w:val="007057A3"/>
    <w:rsid w:val="007058B2"/>
    <w:rsid w:val="00705E9A"/>
    <w:rsid w:val="007069AA"/>
    <w:rsid w:val="00706AF9"/>
    <w:rsid w:val="00707339"/>
    <w:rsid w:val="0071126A"/>
    <w:rsid w:val="00711505"/>
    <w:rsid w:val="0071157D"/>
    <w:rsid w:val="00711955"/>
    <w:rsid w:val="00712F84"/>
    <w:rsid w:val="00713217"/>
    <w:rsid w:val="00713872"/>
    <w:rsid w:val="00714BD1"/>
    <w:rsid w:val="0071674B"/>
    <w:rsid w:val="00720084"/>
    <w:rsid w:val="00720333"/>
    <w:rsid w:val="00720F86"/>
    <w:rsid w:val="00723D91"/>
    <w:rsid w:val="007240C0"/>
    <w:rsid w:val="0072435F"/>
    <w:rsid w:val="00732462"/>
    <w:rsid w:val="0073475A"/>
    <w:rsid w:val="00734F3E"/>
    <w:rsid w:val="0073519F"/>
    <w:rsid w:val="00736210"/>
    <w:rsid w:val="00740716"/>
    <w:rsid w:val="00741172"/>
    <w:rsid w:val="007414ED"/>
    <w:rsid w:val="00741FAB"/>
    <w:rsid w:val="00742889"/>
    <w:rsid w:val="00742A47"/>
    <w:rsid w:val="00744357"/>
    <w:rsid w:val="0074477E"/>
    <w:rsid w:val="00744AA7"/>
    <w:rsid w:val="00747AB0"/>
    <w:rsid w:val="00750403"/>
    <w:rsid w:val="00750849"/>
    <w:rsid w:val="00750C54"/>
    <w:rsid w:val="00752A44"/>
    <w:rsid w:val="00752BF0"/>
    <w:rsid w:val="00755B7E"/>
    <w:rsid w:val="00756DEA"/>
    <w:rsid w:val="0075752E"/>
    <w:rsid w:val="00757E1E"/>
    <w:rsid w:val="00760047"/>
    <w:rsid w:val="0076085B"/>
    <w:rsid w:val="00760A5E"/>
    <w:rsid w:val="00760BA8"/>
    <w:rsid w:val="00761C5D"/>
    <w:rsid w:val="00761D6D"/>
    <w:rsid w:val="00761DE8"/>
    <w:rsid w:val="007629FC"/>
    <w:rsid w:val="00762F36"/>
    <w:rsid w:val="00764120"/>
    <w:rsid w:val="007662D1"/>
    <w:rsid w:val="00766853"/>
    <w:rsid w:val="00766B81"/>
    <w:rsid w:val="00767180"/>
    <w:rsid w:val="007704B7"/>
    <w:rsid w:val="00770FA8"/>
    <w:rsid w:val="0077129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5B"/>
    <w:rsid w:val="00787F88"/>
    <w:rsid w:val="00791B76"/>
    <w:rsid w:val="007926C3"/>
    <w:rsid w:val="00795A06"/>
    <w:rsid w:val="007977E3"/>
    <w:rsid w:val="007A0ACD"/>
    <w:rsid w:val="007A1E61"/>
    <w:rsid w:val="007A3EB9"/>
    <w:rsid w:val="007A453E"/>
    <w:rsid w:val="007A4588"/>
    <w:rsid w:val="007A49F6"/>
    <w:rsid w:val="007A5973"/>
    <w:rsid w:val="007A5979"/>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20AA"/>
    <w:rsid w:val="007D2A74"/>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07AB3"/>
    <w:rsid w:val="0081108D"/>
    <w:rsid w:val="0081120E"/>
    <w:rsid w:val="00811538"/>
    <w:rsid w:val="0081200A"/>
    <w:rsid w:val="008129F6"/>
    <w:rsid w:val="00812AD7"/>
    <w:rsid w:val="00813144"/>
    <w:rsid w:val="0081373C"/>
    <w:rsid w:val="00813AA1"/>
    <w:rsid w:val="008156B9"/>
    <w:rsid w:val="0081709D"/>
    <w:rsid w:val="008171F8"/>
    <w:rsid w:val="008174BF"/>
    <w:rsid w:val="0082050E"/>
    <w:rsid w:val="00820E99"/>
    <w:rsid w:val="00820EBB"/>
    <w:rsid w:val="00821012"/>
    <w:rsid w:val="008210E5"/>
    <w:rsid w:val="00821B61"/>
    <w:rsid w:val="00822F2D"/>
    <w:rsid w:val="00823AA8"/>
    <w:rsid w:val="008260C4"/>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90F"/>
    <w:rsid w:val="00862436"/>
    <w:rsid w:val="00863431"/>
    <w:rsid w:val="008641A8"/>
    <w:rsid w:val="00865E91"/>
    <w:rsid w:val="0086605F"/>
    <w:rsid w:val="0086628A"/>
    <w:rsid w:val="00866DEC"/>
    <w:rsid w:val="00867969"/>
    <w:rsid w:val="00867AE0"/>
    <w:rsid w:val="00870CE8"/>
    <w:rsid w:val="00870D7A"/>
    <w:rsid w:val="00875C3A"/>
    <w:rsid w:val="00875D78"/>
    <w:rsid w:val="00877162"/>
    <w:rsid w:val="00880205"/>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2BFA"/>
    <w:rsid w:val="008C2C3E"/>
    <w:rsid w:val="008C34C6"/>
    <w:rsid w:val="008C690C"/>
    <w:rsid w:val="008C6ECE"/>
    <w:rsid w:val="008D0BE3"/>
    <w:rsid w:val="008D1DE6"/>
    <w:rsid w:val="008D2126"/>
    <w:rsid w:val="008D2D3F"/>
    <w:rsid w:val="008D356D"/>
    <w:rsid w:val="008D550D"/>
    <w:rsid w:val="008D6605"/>
    <w:rsid w:val="008E192B"/>
    <w:rsid w:val="008E2A7A"/>
    <w:rsid w:val="008E3328"/>
    <w:rsid w:val="008E3C03"/>
    <w:rsid w:val="008E4D09"/>
    <w:rsid w:val="008E59CF"/>
    <w:rsid w:val="008E5A94"/>
    <w:rsid w:val="008E5D11"/>
    <w:rsid w:val="008E6DE3"/>
    <w:rsid w:val="008F0011"/>
    <w:rsid w:val="008F01D5"/>
    <w:rsid w:val="008F19D4"/>
    <w:rsid w:val="008F20AD"/>
    <w:rsid w:val="008F2416"/>
    <w:rsid w:val="008F2B26"/>
    <w:rsid w:val="008F2B63"/>
    <w:rsid w:val="008F347B"/>
    <w:rsid w:val="008F586E"/>
    <w:rsid w:val="008F5FA2"/>
    <w:rsid w:val="00900C57"/>
    <w:rsid w:val="00903BE8"/>
    <w:rsid w:val="00905047"/>
    <w:rsid w:val="009062D0"/>
    <w:rsid w:val="00910511"/>
    <w:rsid w:val="00910DB6"/>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52E2"/>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3EF5"/>
    <w:rsid w:val="00955E1A"/>
    <w:rsid w:val="0095602C"/>
    <w:rsid w:val="009560EC"/>
    <w:rsid w:val="009566F1"/>
    <w:rsid w:val="00960463"/>
    <w:rsid w:val="00961EE1"/>
    <w:rsid w:val="009621B3"/>
    <w:rsid w:val="00964CF9"/>
    <w:rsid w:val="009650CC"/>
    <w:rsid w:val="00965AE6"/>
    <w:rsid w:val="00966490"/>
    <w:rsid w:val="0096660C"/>
    <w:rsid w:val="00967BFF"/>
    <w:rsid w:val="00967F04"/>
    <w:rsid w:val="00970AC3"/>
    <w:rsid w:val="00970AF3"/>
    <w:rsid w:val="00970C95"/>
    <w:rsid w:val="0097127C"/>
    <w:rsid w:val="009715AB"/>
    <w:rsid w:val="00971D4F"/>
    <w:rsid w:val="00972606"/>
    <w:rsid w:val="0097332C"/>
    <w:rsid w:val="009736FE"/>
    <w:rsid w:val="009773AA"/>
    <w:rsid w:val="009774E7"/>
    <w:rsid w:val="009815C4"/>
    <w:rsid w:val="00981794"/>
    <w:rsid w:val="009818D5"/>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6FF"/>
    <w:rsid w:val="009A0A2E"/>
    <w:rsid w:val="009A2AF7"/>
    <w:rsid w:val="009A3B63"/>
    <w:rsid w:val="009A3D53"/>
    <w:rsid w:val="009A4818"/>
    <w:rsid w:val="009A4BFE"/>
    <w:rsid w:val="009A504D"/>
    <w:rsid w:val="009B06E7"/>
    <w:rsid w:val="009B11A6"/>
    <w:rsid w:val="009B13B9"/>
    <w:rsid w:val="009B2713"/>
    <w:rsid w:val="009B3D84"/>
    <w:rsid w:val="009B490F"/>
    <w:rsid w:val="009B4AD6"/>
    <w:rsid w:val="009B7A3F"/>
    <w:rsid w:val="009B7B2F"/>
    <w:rsid w:val="009B7E71"/>
    <w:rsid w:val="009C101F"/>
    <w:rsid w:val="009C538F"/>
    <w:rsid w:val="009C5716"/>
    <w:rsid w:val="009C5D85"/>
    <w:rsid w:val="009C5DFF"/>
    <w:rsid w:val="009C63CB"/>
    <w:rsid w:val="009C6B9A"/>
    <w:rsid w:val="009C6CBF"/>
    <w:rsid w:val="009D1854"/>
    <w:rsid w:val="009D1A09"/>
    <w:rsid w:val="009D21E7"/>
    <w:rsid w:val="009D29CF"/>
    <w:rsid w:val="009D2DB2"/>
    <w:rsid w:val="009D31B7"/>
    <w:rsid w:val="009D3478"/>
    <w:rsid w:val="009D3BB5"/>
    <w:rsid w:val="009D6C1E"/>
    <w:rsid w:val="009D6F5D"/>
    <w:rsid w:val="009D76C5"/>
    <w:rsid w:val="009D78A3"/>
    <w:rsid w:val="009D7AD2"/>
    <w:rsid w:val="009D7BB7"/>
    <w:rsid w:val="009E04DF"/>
    <w:rsid w:val="009E0887"/>
    <w:rsid w:val="009E1D2E"/>
    <w:rsid w:val="009E3247"/>
    <w:rsid w:val="009E3797"/>
    <w:rsid w:val="009E614E"/>
    <w:rsid w:val="009F19A1"/>
    <w:rsid w:val="009F22B9"/>
    <w:rsid w:val="009F22D6"/>
    <w:rsid w:val="009F2429"/>
    <w:rsid w:val="009F3205"/>
    <w:rsid w:val="009F40DB"/>
    <w:rsid w:val="009F4648"/>
    <w:rsid w:val="009F4A6B"/>
    <w:rsid w:val="009F519D"/>
    <w:rsid w:val="009F5225"/>
    <w:rsid w:val="009F5EC8"/>
    <w:rsid w:val="009F63F7"/>
    <w:rsid w:val="009F6C7A"/>
    <w:rsid w:val="009F708C"/>
    <w:rsid w:val="009F71CB"/>
    <w:rsid w:val="00A0090A"/>
    <w:rsid w:val="00A009C0"/>
    <w:rsid w:val="00A00CA6"/>
    <w:rsid w:val="00A02C76"/>
    <w:rsid w:val="00A03B70"/>
    <w:rsid w:val="00A0570E"/>
    <w:rsid w:val="00A06646"/>
    <w:rsid w:val="00A06A78"/>
    <w:rsid w:val="00A07230"/>
    <w:rsid w:val="00A07884"/>
    <w:rsid w:val="00A1030C"/>
    <w:rsid w:val="00A11416"/>
    <w:rsid w:val="00A11B61"/>
    <w:rsid w:val="00A1274E"/>
    <w:rsid w:val="00A134CA"/>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302A8"/>
    <w:rsid w:val="00A31A2A"/>
    <w:rsid w:val="00A32E9F"/>
    <w:rsid w:val="00A33DC9"/>
    <w:rsid w:val="00A3505B"/>
    <w:rsid w:val="00A3511B"/>
    <w:rsid w:val="00A372CE"/>
    <w:rsid w:val="00A37EB3"/>
    <w:rsid w:val="00A40BF2"/>
    <w:rsid w:val="00A41732"/>
    <w:rsid w:val="00A41C17"/>
    <w:rsid w:val="00A41F15"/>
    <w:rsid w:val="00A42AB9"/>
    <w:rsid w:val="00A42D9C"/>
    <w:rsid w:val="00A43CAF"/>
    <w:rsid w:val="00A4421A"/>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1303"/>
    <w:rsid w:val="00A92734"/>
    <w:rsid w:val="00A92B22"/>
    <w:rsid w:val="00A939F2"/>
    <w:rsid w:val="00A942AE"/>
    <w:rsid w:val="00A94464"/>
    <w:rsid w:val="00A94BB4"/>
    <w:rsid w:val="00A969B2"/>
    <w:rsid w:val="00A96D49"/>
    <w:rsid w:val="00A96E89"/>
    <w:rsid w:val="00AA17F2"/>
    <w:rsid w:val="00AA22A6"/>
    <w:rsid w:val="00AA38D8"/>
    <w:rsid w:val="00AA4496"/>
    <w:rsid w:val="00AA4567"/>
    <w:rsid w:val="00AA5BCC"/>
    <w:rsid w:val="00AA78A4"/>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13B"/>
    <w:rsid w:val="00AF5F6A"/>
    <w:rsid w:val="00AF61EE"/>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4F1C"/>
    <w:rsid w:val="00B26C6A"/>
    <w:rsid w:val="00B3004A"/>
    <w:rsid w:val="00B30460"/>
    <w:rsid w:val="00B307AA"/>
    <w:rsid w:val="00B30E31"/>
    <w:rsid w:val="00B31676"/>
    <w:rsid w:val="00B33176"/>
    <w:rsid w:val="00B33ABA"/>
    <w:rsid w:val="00B340E5"/>
    <w:rsid w:val="00B34ACA"/>
    <w:rsid w:val="00B35202"/>
    <w:rsid w:val="00B35336"/>
    <w:rsid w:val="00B35D21"/>
    <w:rsid w:val="00B36099"/>
    <w:rsid w:val="00B36E48"/>
    <w:rsid w:val="00B372A6"/>
    <w:rsid w:val="00B375D0"/>
    <w:rsid w:val="00B40551"/>
    <w:rsid w:val="00B4133E"/>
    <w:rsid w:val="00B414B1"/>
    <w:rsid w:val="00B41757"/>
    <w:rsid w:val="00B41A65"/>
    <w:rsid w:val="00B425A7"/>
    <w:rsid w:val="00B42DF1"/>
    <w:rsid w:val="00B42DF9"/>
    <w:rsid w:val="00B4606D"/>
    <w:rsid w:val="00B50FF9"/>
    <w:rsid w:val="00B523F8"/>
    <w:rsid w:val="00B52508"/>
    <w:rsid w:val="00B54A00"/>
    <w:rsid w:val="00B54DB0"/>
    <w:rsid w:val="00B559FA"/>
    <w:rsid w:val="00B56823"/>
    <w:rsid w:val="00B56BF0"/>
    <w:rsid w:val="00B6065F"/>
    <w:rsid w:val="00B60846"/>
    <w:rsid w:val="00B61C7F"/>
    <w:rsid w:val="00B624C6"/>
    <w:rsid w:val="00B62809"/>
    <w:rsid w:val="00B6280B"/>
    <w:rsid w:val="00B62D59"/>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553"/>
    <w:rsid w:val="00B80F19"/>
    <w:rsid w:val="00B816BA"/>
    <w:rsid w:val="00B8438D"/>
    <w:rsid w:val="00B84664"/>
    <w:rsid w:val="00B8511C"/>
    <w:rsid w:val="00B8620A"/>
    <w:rsid w:val="00B863DF"/>
    <w:rsid w:val="00B86CD0"/>
    <w:rsid w:val="00B876DD"/>
    <w:rsid w:val="00B87DB2"/>
    <w:rsid w:val="00B90CB0"/>
    <w:rsid w:val="00B913F2"/>
    <w:rsid w:val="00B91AB5"/>
    <w:rsid w:val="00B91B84"/>
    <w:rsid w:val="00B92A61"/>
    <w:rsid w:val="00B931EC"/>
    <w:rsid w:val="00B93F76"/>
    <w:rsid w:val="00B94619"/>
    <w:rsid w:val="00B949C0"/>
    <w:rsid w:val="00B94D08"/>
    <w:rsid w:val="00B94D8F"/>
    <w:rsid w:val="00B973EF"/>
    <w:rsid w:val="00BA07D1"/>
    <w:rsid w:val="00BA1912"/>
    <w:rsid w:val="00BA1D68"/>
    <w:rsid w:val="00BA1EC0"/>
    <w:rsid w:val="00BA221B"/>
    <w:rsid w:val="00BA2CFE"/>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30C2"/>
    <w:rsid w:val="00BC4173"/>
    <w:rsid w:val="00BC4428"/>
    <w:rsid w:val="00BC491F"/>
    <w:rsid w:val="00BC49A7"/>
    <w:rsid w:val="00BC6958"/>
    <w:rsid w:val="00BD2EF2"/>
    <w:rsid w:val="00BD480A"/>
    <w:rsid w:val="00BD7AAE"/>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2AF0"/>
    <w:rsid w:val="00BF49BF"/>
    <w:rsid w:val="00BF54BD"/>
    <w:rsid w:val="00BF5597"/>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0CC6"/>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1C1"/>
    <w:rsid w:val="00C247B9"/>
    <w:rsid w:val="00C25DC8"/>
    <w:rsid w:val="00C3043D"/>
    <w:rsid w:val="00C32420"/>
    <w:rsid w:val="00C32874"/>
    <w:rsid w:val="00C33B30"/>
    <w:rsid w:val="00C33C0B"/>
    <w:rsid w:val="00C3402F"/>
    <w:rsid w:val="00C34EA1"/>
    <w:rsid w:val="00C372E6"/>
    <w:rsid w:val="00C406DF"/>
    <w:rsid w:val="00C40882"/>
    <w:rsid w:val="00C40EBB"/>
    <w:rsid w:val="00C423B3"/>
    <w:rsid w:val="00C42E05"/>
    <w:rsid w:val="00C438AE"/>
    <w:rsid w:val="00C440A3"/>
    <w:rsid w:val="00C448FC"/>
    <w:rsid w:val="00C44ECA"/>
    <w:rsid w:val="00C46D88"/>
    <w:rsid w:val="00C50288"/>
    <w:rsid w:val="00C504D6"/>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03E4"/>
    <w:rsid w:val="00C82187"/>
    <w:rsid w:val="00C833EB"/>
    <w:rsid w:val="00C83B1E"/>
    <w:rsid w:val="00C8464D"/>
    <w:rsid w:val="00C84833"/>
    <w:rsid w:val="00C84933"/>
    <w:rsid w:val="00C859A2"/>
    <w:rsid w:val="00C862A2"/>
    <w:rsid w:val="00C8706C"/>
    <w:rsid w:val="00C8731C"/>
    <w:rsid w:val="00C8733F"/>
    <w:rsid w:val="00C90B13"/>
    <w:rsid w:val="00C93B0A"/>
    <w:rsid w:val="00C93D19"/>
    <w:rsid w:val="00C9414D"/>
    <w:rsid w:val="00C94DB9"/>
    <w:rsid w:val="00C95623"/>
    <w:rsid w:val="00C95A8F"/>
    <w:rsid w:val="00C97B28"/>
    <w:rsid w:val="00CA0268"/>
    <w:rsid w:val="00CA0448"/>
    <w:rsid w:val="00CA206C"/>
    <w:rsid w:val="00CA222D"/>
    <w:rsid w:val="00CA2FC1"/>
    <w:rsid w:val="00CA4C86"/>
    <w:rsid w:val="00CA4E21"/>
    <w:rsid w:val="00CA5BE2"/>
    <w:rsid w:val="00CA600E"/>
    <w:rsid w:val="00CB0C4B"/>
    <w:rsid w:val="00CB2190"/>
    <w:rsid w:val="00CB35CF"/>
    <w:rsid w:val="00CB5B7E"/>
    <w:rsid w:val="00CB5C16"/>
    <w:rsid w:val="00CB69FC"/>
    <w:rsid w:val="00CC0703"/>
    <w:rsid w:val="00CC1B31"/>
    <w:rsid w:val="00CC1B7F"/>
    <w:rsid w:val="00CC29E5"/>
    <w:rsid w:val="00CC31C5"/>
    <w:rsid w:val="00CC37AC"/>
    <w:rsid w:val="00CC5934"/>
    <w:rsid w:val="00CC5E6D"/>
    <w:rsid w:val="00CC5EAD"/>
    <w:rsid w:val="00CC7EEB"/>
    <w:rsid w:val="00CD0751"/>
    <w:rsid w:val="00CD11E2"/>
    <w:rsid w:val="00CD1C26"/>
    <w:rsid w:val="00CD1F92"/>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E69"/>
    <w:rsid w:val="00CF104B"/>
    <w:rsid w:val="00CF14DF"/>
    <w:rsid w:val="00CF1735"/>
    <w:rsid w:val="00CF1CAF"/>
    <w:rsid w:val="00CF1F9F"/>
    <w:rsid w:val="00CF28E2"/>
    <w:rsid w:val="00CF3C28"/>
    <w:rsid w:val="00CF48F9"/>
    <w:rsid w:val="00CF546A"/>
    <w:rsid w:val="00D0172F"/>
    <w:rsid w:val="00D01914"/>
    <w:rsid w:val="00D022AA"/>
    <w:rsid w:val="00D051AC"/>
    <w:rsid w:val="00D05EB1"/>
    <w:rsid w:val="00D0634D"/>
    <w:rsid w:val="00D101E0"/>
    <w:rsid w:val="00D108E8"/>
    <w:rsid w:val="00D1293C"/>
    <w:rsid w:val="00D130F4"/>
    <w:rsid w:val="00D13309"/>
    <w:rsid w:val="00D14F01"/>
    <w:rsid w:val="00D1585A"/>
    <w:rsid w:val="00D1646C"/>
    <w:rsid w:val="00D17B88"/>
    <w:rsid w:val="00D20675"/>
    <w:rsid w:val="00D21E02"/>
    <w:rsid w:val="00D221C6"/>
    <w:rsid w:val="00D24975"/>
    <w:rsid w:val="00D24BE8"/>
    <w:rsid w:val="00D26D4B"/>
    <w:rsid w:val="00D26EDC"/>
    <w:rsid w:val="00D30BB9"/>
    <w:rsid w:val="00D32854"/>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3C76"/>
    <w:rsid w:val="00D742D6"/>
    <w:rsid w:val="00D742DE"/>
    <w:rsid w:val="00D748B7"/>
    <w:rsid w:val="00D74DC5"/>
    <w:rsid w:val="00D76693"/>
    <w:rsid w:val="00D83591"/>
    <w:rsid w:val="00D8449A"/>
    <w:rsid w:val="00D84C92"/>
    <w:rsid w:val="00D85B09"/>
    <w:rsid w:val="00D86A99"/>
    <w:rsid w:val="00D86DAA"/>
    <w:rsid w:val="00D903B4"/>
    <w:rsid w:val="00D906AE"/>
    <w:rsid w:val="00D91722"/>
    <w:rsid w:val="00D94403"/>
    <w:rsid w:val="00D94476"/>
    <w:rsid w:val="00D94D60"/>
    <w:rsid w:val="00D9601E"/>
    <w:rsid w:val="00DA116B"/>
    <w:rsid w:val="00DA1199"/>
    <w:rsid w:val="00DA132B"/>
    <w:rsid w:val="00DA3A53"/>
    <w:rsid w:val="00DA4EBE"/>
    <w:rsid w:val="00DA6E7A"/>
    <w:rsid w:val="00DB0612"/>
    <w:rsid w:val="00DB0FE1"/>
    <w:rsid w:val="00DB1A95"/>
    <w:rsid w:val="00DB1E95"/>
    <w:rsid w:val="00DB1FE5"/>
    <w:rsid w:val="00DB224A"/>
    <w:rsid w:val="00DB4764"/>
    <w:rsid w:val="00DB5BDE"/>
    <w:rsid w:val="00DB5CEE"/>
    <w:rsid w:val="00DB68D8"/>
    <w:rsid w:val="00DB6F45"/>
    <w:rsid w:val="00DB7FC6"/>
    <w:rsid w:val="00DC0029"/>
    <w:rsid w:val="00DC1C35"/>
    <w:rsid w:val="00DC2AF1"/>
    <w:rsid w:val="00DC3E59"/>
    <w:rsid w:val="00DC4A97"/>
    <w:rsid w:val="00DC62E8"/>
    <w:rsid w:val="00DC7B92"/>
    <w:rsid w:val="00DD0094"/>
    <w:rsid w:val="00DD1510"/>
    <w:rsid w:val="00DD26AC"/>
    <w:rsid w:val="00DD451E"/>
    <w:rsid w:val="00DD46E9"/>
    <w:rsid w:val="00DD4FD1"/>
    <w:rsid w:val="00DD5C9F"/>
    <w:rsid w:val="00DD5DB0"/>
    <w:rsid w:val="00DD5DCD"/>
    <w:rsid w:val="00DE0FDB"/>
    <w:rsid w:val="00DE3805"/>
    <w:rsid w:val="00DE42C6"/>
    <w:rsid w:val="00DE561F"/>
    <w:rsid w:val="00DE599C"/>
    <w:rsid w:val="00DE5BC0"/>
    <w:rsid w:val="00DE67D1"/>
    <w:rsid w:val="00DF06C6"/>
    <w:rsid w:val="00DF17B2"/>
    <w:rsid w:val="00DF26BD"/>
    <w:rsid w:val="00DF2C65"/>
    <w:rsid w:val="00DF2E95"/>
    <w:rsid w:val="00DF4937"/>
    <w:rsid w:val="00DF7725"/>
    <w:rsid w:val="00DF7B42"/>
    <w:rsid w:val="00DF7D7B"/>
    <w:rsid w:val="00E00F77"/>
    <w:rsid w:val="00E013A3"/>
    <w:rsid w:val="00E02F71"/>
    <w:rsid w:val="00E032A1"/>
    <w:rsid w:val="00E03FF7"/>
    <w:rsid w:val="00E043C1"/>
    <w:rsid w:val="00E04883"/>
    <w:rsid w:val="00E0553B"/>
    <w:rsid w:val="00E0619F"/>
    <w:rsid w:val="00E06B2C"/>
    <w:rsid w:val="00E07499"/>
    <w:rsid w:val="00E07884"/>
    <w:rsid w:val="00E134FA"/>
    <w:rsid w:val="00E13CDF"/>
    <w:rsid w:val="00E156F5"/>
    <w:rsid w:val="00E16F49"/>
    <w:rsid w:val="00E175E0"/>
    <w:rsid w:val="00E22924"/>
    <w:rsid w:val="00E23567"/>
    <w:rsid w:val="00E23634"/>
    <w:rsid w:val="00E23C43"/>
    <w:rsid w:val="00E240D4"/>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E11"/>
    <w:rsid w:val="00E51578"/>
    <w:rsid w:val="00E517F9"/>
    <w:rsid w:val="00E51BE7"/>
    <w:rsid w:val="00E52AED"/>
    <w:rsid w:val="00E53751"/>
    <w:rsid w:val="00E5628E"/>
    <w:rsid w:val="00E570E3"/>
    <w:rsid w:val="00E6006D"/>
    <w:rsid w:val="00E60893"/>
    <w:rsid w:val="00E6091B"/>
    <w:rsid w:val="00E6289D"/>
    <w:rsid w:val="00E62B94"/>
    <w:rsid w:val="00E632B0"/>
    <w:rsid w:val="00E6421F"/>
    <w:rsid w:val="00E6430E"/>
    <w:rsid w:val="00E64435"/>
    <w:rsid w:val="00E65379"/>
    <w:rsid w:val="00E70598"/>
    <w:rsid w:val="00E70B38"/>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9A8"/>
    <w:rsid w:val="00E97E85"/>
    <w:rsid w:val="00E97FCE"/>
    <w:rsid w:val="00EA37C0"/>
    <w:rsid w:val="00EA3AA9"/>
    <w:rsid w:val="00EA6B75"/>
    <w:rsid w:val="00EA6DDF"/>
    <w:rsid w:val="00EA6EE4"/>
    <w:rsid w:val="00EA73D6"/>
    <w:rsid w:val="00EA78C4"/>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0064"/>
    <w:rsid w:val="00ED08AC"/>
    <w:rsid w:val="00ED179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1475"/>
    <w:rsid w:val="00F01B23"/>
    <w:rsid w:val="00F01B4D"/>
    <w:rsid w:val="00F02307"/>
    <w:rsid w:val="00F026CD"/>
    <w:rsid w:val="00F039AB"/>
    <w:rsid w:val="00F05024"/>
    <w:rsid w:val="00F05F76"/>
    <w:rsid w:val="00F06070"/>
    <w:rsid w:val="00F06ED2"/>
    <w:rsid w:val="00F07774"/>
    <w:rsid w:val="00F07DD5"/>
    <w:rsid w:val="00F07FF2"/>
    <w:rsid w:val="00F106A3"/>
    <w:rsid w:val="00F11177"/>
    <w:rsid w:val="00F11FC7"/>
    <w:rsid w:val="00F13F43"/>
    <w:rsid w:val="00F14096"/>
    <w:rsid w:val="00F14580"/>
    <w:rsid w:val="00F14D10"/>
    <w:rsid w:val="00F14ECE"/>
    <w:rsid w:val="00F1546A"/>
    <w:rsid w:val="00F175BB"/>
    <w:rsid w:val="00F20002"/>
    <w:rsid w:val="00F27D9C"/>
    <w:rsid w:val="00F30247"/>
    <w:rsid w:val="00F30378"/>
    <w:rsid w:val="00F31AC3"/>
    <w:rsid w:val="00F31BB8"/>
    <w:rsid w:val="00F320D0"/>
    <w:rsid w:val="00F339F2"/>
    <w:rsid w:val="00F33FFA"/>
    <w:rsid w:val="00F34B1F"/>
    <w:rsid w:val="00F352F3"/>
    <w:rsid w:val="00F35FD9"/>
    <w:rsid w:val="00F367A7"/>
    <w:rsid w:val="00F37C05"/>
    <w:rsid w:val="00F4004D"/>
    <w:rsid w:val="00F40BA1"/>
    <w:rsid w:val="00F40FEB"/>
    <w:rsid w:val="00F421A7"/>
    <w:rsid w:val="00F42750"/>
    <w:rsid w:val="00F42F3A"/>
    <w:rsid w:val="00F43467"/>
    <w:rsid w:val="00F44AA5"/>
    <w:rsid w:val="00F4685C"/>
    <w:rsid w:val="00F47BB1"/>
    <w:rsid w:val="00F5150F"/>
    <w:rsid w:val="00F51C7C"/>
    <w:rsid w:val="00F527AF"/>
    <w:rsid w:val="00F52E85"/>
    <w:rsid w:val="00F540C6"/>
    <w:rsid w:val="00F54142"/>
    <w:rsid w:val="00F54FB8"/>
    <w:rsid w:val="00F55834"/>
    <w:rsid w:val="00F5734D"/>
    <w:rsid w:val="00F57481"/>
    <w:rsid w:val="00F6096B"/>
    <w:rsid w:val="00F60A0C"/>
    <w:rsid w:val="00F61648"/>
    <w:rsid w:val="00F61A65"/>
    <w:rsid w:val="00F62B53"/>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1938"/>
    <w:rsid w:val="00F834D3"/>
    <w:rsid w:val="00F839F6"/>
    <w:rsid w:val="00F842FB"/>
    <w:rsid w:val="00F8488A"/>
    <w:rsid w:val="00F852EA"/>
    <w:rsid w:val="00F85A21"/>
    <w:rsid w:val="00F901FA"/>
    <w:rsid w:val="00F91BF2"/>
    <w:rsid w:val="00F92073"/>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B51"/>
    <w:rsid w:val="00FD74B5"/>
    <w:rsid w:val="00FE02B8"/>
    <w:rsid w:val="00FE0606"/>
    <w:rsid w:val="00FE1574"/>
    <w:rsid w:val="00FE1B76"/>
    <w:rsid w:val="00FE32CC"/>
    <w:rsid w:val="00FE3900"/>
    <w:rsid w:val="00FE5014"/>
    <w:rsid w:val="00FE5143"/>
    <w:rsid w:val="00FE59F6"/>
    <w:rsid w:val="00FE7A0E"/>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oleObject" Target="embeddings/oleObject8.bin"/><Relationship Id="rId39" Type="http://schemas.openxmlformats.org/officeDocument/2006/relationships/image" Target="media/image16.wmf"/><Relationship Id="rId21" Type="http://schemas.openxmlformats.org/officeDocument/2006/relationships/image" Target="media/image6.wmf"/><Relationship Id="rId34" Type="http://schemas.openxmlformats.org/officeDocument/2006/relationships/image" Target="media/image14.wmf"/><Relationship Id="rId42" Type="http://schemas.openxmlformats.org/officeDocument/2006/relationships/oleObject" Target="embeddings/oleObject15.bin"/><Relationship Id="rId47" Type="http://schemas.openxmlformats.org/officeDocument/2006/relationships/image" Target="media/image20.wmf"/><Relationship Id="rId50" Type="http://schemas.openxmlformats.org/officeDocument/2006/relationships/oleObject" Target="embeddings/oleObject19.bin"/><Relationship Id="rId55" Type="http://schemas.openxmlformats.org/officeDocument/2006/relationships/image" Target="media/image23.wmf"/><Relationship Id="rId63" Type="http://schemas.openxmlformats.org/officeDocument/2006/relationships/image" Target="media/image27.wmf"/><Relationship Id="rId68" Type="http://schemas.openxmlformats.org/officeDocument/2006/relationships/oleObject" Target="embeddings/oleObject29.bin"/><Relationship Id="rId76" Type="http://schemas.openxmlformats.org/officeDocument/2006/relationships/image" Target="media/image34.wmf"/><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wmf"/><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0.png"/><Relationship Id="rId11" Type="http://schemas.microsoft.com/office/2018/08/relationships/commentsExtensible" Target="commentsExtensible.xml"/><Relationship Id="rId24" Type="http://schemas.openxmlformats.org/officeDocument/2006/relationships/oleObject" Target="embeddings/oleObject7.bin"/><Relationship Id="rId32" Type="http://schemas.openxmlformats.org/officeDocument/2006/relationships/image" Target="media/image13.wmf"/><Relationship Id="rId37" Type="http://schemas.openxmlformats.org/officeDocument/2006/relationships/image" Target="media/image15.wmf"/><Relationship Id="rId40" Type="http://schemas.openxmlformats.org/officeDocument/2006/relationships/oleObject" Target="embeddings/oleObject14.bin"/><Relationship Id="rId45" Type="http://schemas.openxmlformats.org/officeDocument/2006/relationships/image" Target="media/image19.wmf"/><Relationship Id="rId53" Type="http://schemas.openxmlformats.org/officeDocument/2006/relationships/oleObject" Target="embeddings/oleObject21.bin"/><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3.wmf"/><Relationship Id="rId79" Type="http://schemas.openxmlformats.org/officeDocument/2006/relationships/oleObject" Target="embeddings/oleObject34.bin"/><Relationship Id="rId102"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6.wmf"/><Relationship Id="rId82" Type="http://schemas.openxmlformats.org/officeDocument/2006/relationships/image" Target="media/image38.png"/><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image" Target="media/image18.wmf"/><Relationship Id="rId48" Type="http://schemas.openxmlformats.org/officeDocument/2006/relationships/oleObject" Target="embeddings/oleObject18.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0.wmf"/><Relationship Id="rId77" Type="http://schemas.openxmlformats.org/officeDocument/2006/relationships/oleObject" Target="embeddings/oleObject33.bin"/><Relationship Id="rId100" Type="http://schemas.openxmlformats.org/officeDocument/2006/relationships/image" Target="media/image39.png"/><Relationship Id="rId105"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2.wmf"/><Relationship Id="rId72" Type="http://schemas.openxmlformats.org/officeDocument/2006/relationships/oleObject" Target="embeddings/oleObject31.bin"/><Relationship Id="rId80" Type="http://schemas.openxmlformats.org/officeDocument/2006/relationships/image" Target="media/image36.png"/><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4.wmf"/><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5.bin"/><Relationship Id="rId65" Type="http://schemas.openxmlformats.org/officeDocument/2006/relationships/image" Target="media/image28.wmf"/><Relationship Id="rId73" Type="http://schemas.openxmlformats.org/officeDocument/2006/relationships/image" Target="media/image32.png"/><Relationship Id="rId78" Type="http://schemas.openxmlformats.org/officeDocument/2006/relationships/image" Target="media/image35.wmf"/><Relationship Id="rId81" Type="http://schemas.openxmlformats.org/officeDocument/2006/relationships/image" Target="media/image37.png"/><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38</Pages>
  <Words>13652</Words>
  <Characters>75086</Characters>
  <Application>Microsoft Office Word</Application>
  <DocSecurity>0</DocSecurity>
  <Lines>625</Lines>
  <Paragraphs>177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7</cp:revision>
  <cp:lastPrinted>2024-10-23T10:12:00Z</cp:lastPrinted>
  <dcterms:created xsi:type="dcterms:W3CDTF">2024-10-23T10:13:00Z</dcterms:created>
  <dcterms:modified xsi:type="dcterms:W3CDTF">2024-10-27T22:58:00Z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